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E6FF2" w14:textId="77777777" w:rsidR="002E330B" w:rsidRDefault="002E330B">
      <w:pPr>
        <w:pStyle w:val="NormalPACKT"/>
      </w:pPr>
    </w:p>
    <w:p w14:paraId="5A402D4F" w14:textId="6B170F01" w:rsidR="00E81F9D" w:rsidRDefault="00E81F9D" w:rsidP="00E81F9D">
      <w:pPr>
        <w:pStyle w:val="ChapterNumberPACKT"/>
      </w:pPr>
      <w:commentRangeStart w:id="0"/>
      <w:r>
        <w:t>3</w:t>
      </w:r>
      <w:commentRangeEnd w:id="0"/>
      <w:r w:rsidR="00463770">
        <w:rPr>
          <w:rStyle w:val="CommentReference"/>
          <w:color w:val="auto"/>
          <w:kern w:val="0"/>
          <w:lang w:val="en-US"/>
        </w:rPr>
        <w:commentReference w:id="0"/>
      </w:r>
    </w:p>
    <w:p w14:paraId="5ED93DA7" w14:textId="77777777" w:rsidR="002E330B" w:rsidRDefault="001D0EFF">
      <w:pPr>
        <w:pStyle w:val="ChapterTitlePACKT"/>
      </w:pPr>
      <w:r>
        <w:t>MIM Sync</w:t>
      </w:r>
      <w:r w:rsidR="002E330B">
        <w:t xml:space="preserve"> Configuration</w:t>
      </w:r>
    </w:p>
    <w:p w14:paraId="4F1F05FD" w14:textId="47A491C3" w:rsidR="002E330B" w:rsidRDefault="002E330B" w:rsidP="00E81F9D">
      <w:pPr>
        <w:pStyle w:val="NormalPACKT"/>
      </w:pPr>
      <w:r>
        <w:t>If you have followed</w:t>
      </w:r>
      <w:r w:rsidR="002E0DBA">
        <w:t xml:space="preserve"> </w:t>
      </w:r>
      <w:commentRangeStart w:id="1"/>
      <w:del w:id="2" w:author="Amey Varangaonkar" w:date="2015-11-24T11:17:00Z">
        <w:r w:rsidR="002E0DBA" w:rsidDel="00463770">
          <w:delText>this book</w:delText>
        </w:r>
      </w:del>
      <w:ins w:id="3" w:author="Amey Varangaonkar" w:date="2015-11-24T11:17:00Z">
        <w:r w:rsidR="00463770">
          <w:t>the previous chapters closely</w:t>
        </w:r>
        <w:commentRangeEnd w:id="1"/>
        <w:r w:rsidR="00463770">
          <w:rPr>
            <w:rStyle w:val="CommentReference"/>
            <w:rFonts w:ascii="Arial" w:hAnsi="Arial" w:cs="Arial"/>
            <w:bCs/>
          </w:rPr>
          <w:commentReference w:id="1"/>
        </w:r>
      </w:ins>
      <w:r w:rsidR="002E0DBA">
        <w:t xml:space="preserve">, you will now have newly </w:t>
      </w:r>
      <w:r>
        <w:t xml:space="preserve">installed </w:t>
      </w:r>
      <w:r w:rsidR="001D0EFF">
        <w:t xml:space="preserve">MIM </w:t>
      </w:r>
      <w:r>
        <w:t xml:space="preserve">environment. In this chapter, we will discuss some of the basic configurations we need to look at, no matter how our environment looks or how we plan to use </w:t>
      </w:r>
      <w:r w:rsidR="002E0DBA">
        <w:t>MIM</w:t>
      </w:r>
      <w:r>
        <w:t>.</w:t>
      </w:r>
    </w:p>
    <w:p w14:paraId="74358EFA" w14:textId="06B502C4" w:rsidR="002E330B" w:rsidRDefault="002E330B">
      <w:pPr>
        <w:pStyle w:val="NormalPACKT"/>
      </w:pPr>
      <w:del w:id="4" w:author="Amey Varangaonkar" w:date="2015-11-24T11:18:00Z">
        <w:r w:rsidDel="00463770">
          <w:delText>In this chapter w</w:delText>
        </w:r>
      </w:del>
      <w:ins w:id="5" w:author="Amey Varangaonkar" w:date="2015-11-24T11:18:00Z">
        <w:r w:rsidR="00463770">
          <w:t>W</w:t>
        </w:r>
      </w:ins>
      <w:r>
        <w:t xml:space="preserve">e will focus on the initial configuration of </w:t>
      </w:r>
      <w:r w:rsidR="002E0DBA">
        <w:t xml:space="preserve">the MIM </w:t>
      </w:r>
      <w:r>
        <w:t>Synchronization Service. Specif</w:t>
      </w:r>
      <w:r>
        <w:t>i</w:t>
      </w:r>
      <w:r>
        <w:t>cally, we will cover the following topics:</w:t>
      </w:r>
    </w:p>
    <w:p w14:paraId="45BB0561" w14:textId="77777777" w:rsidR="002E0DBA" w:rsidRDefault="002E0DBA">
      <w:pPr>
        <w:pStyle w:val="BulletPACKT"/>
      </w:pPr>
      <w:r>
        <w:t>MIM Synchronization Interface</w:t>
      </w:r>
    </w:p>
    <w:p w14:paraId="32CA3E1E" w14:textId="77777777" w:rsidR="002E330B" w:rsidRDefault="002E330B">
      <w:pPr>
        <w:pStyle w:val="BulletPACKT"/>
      </w:pPr>
      <w:r>
        <w:t>Creating Management Agents</w:t>
      </w:r>
    </w:p>
    <w:p w14:paraId="13BDE39C" w14:textId="77777777" w:rsidR="002E330B" w:rsidRDefault="002E330B">
      <w:pPr>
        <w:pStyle w:val="BulletPACKT"/>
      </w:pPr>
      <w:r>
        <w:t>Schema management</w:t>
      </w:r>
    </w:p>
    <w:p w14:paraId="76D1A1EC" w14:textId="77777777" w:rsidR="002E330B" w:rsidRDefault="002E330B">
      <w:pPr>
        <w:pStyle w:val="BulletPACKT"/>
      </w:pPr>
      <w:r>
        <w:t>Initial load versus scheduled runs</w:t>
      </w:r>
    </w:p>
    <w:p w14:paraId="633DDB29" w14:textId="77777777" w:rsidR="00393537" w:rsidRDefault="002E330B" w:rsidP="00393537">
      <w:pPr>
        <w:pStyle w:val="BulletEndPACKT"/>
        <w:spacing w:after="0"/>
      </w:pPr>
      <w:r>
        <w:t>Moving configuration from development to production</w:t>
      </w:r>
    </w:p>
    <w:p w14:paraId="570D9A9F" w14:textId="77777777" w:rsidR="00393537" w:rsidRDefault="00393537" w:rsidP="00393537">
      <w:pPr>
        <w:pStyle w:val="Heading1"/>
      </w:pPr>
      <w:r>
        <w:t>MIM Synchronization Interface</w:t>
      </w:r>
    </w:p>
    <w:p w14:paraId="3FF1A0BA" w14:textId="6F22A512" w:rsidR="00B7107E" w:rsidRDefault="00393537" w:rsidP="00393537">
      <w:pPr>
        <w:pStyle w:val="NormalPACKT"/>
      </w:pPr>
      <w:r>
        <w:t>Let’s start by examining the MIM Synchronization graphical interface and describing some of the tools and options available.</w:t>
      </w:r>
      <w:r w:rsidR="00B7107E">
        <w:t xml:space="preserve"> Launching the Synchronization Service program will show an interface divided into five primary tools: </w:t>
      </w:r>
      <w:commentRangeStart w:id="6"/>
      <w:r w:rsidR="00B7107E" w:rsidRPr="00463770">
        <w:rPr>
          <w:rStyle w:val="KeyWordPACKT"/>
          <w:rPrChange w:id="7" w:author="Amey Varangaonkar" w:date="2015-11-24T11:18:00Z">
            <w:rPr/>
          </w:rPrChange>
        </w:rPr>
        <w:t>Operations</w:t>
      </w:r>
      <w:r w:rsidR="00B7107E">
        <w:t xml:space="preserve">, </w:t>
      </w:r>
      <w:r w:rsidR="00B7107E" w:rsidRPr="00463770">
        <w:rPr>
          <w:rStyle w:val="KeyWordPACKT"/>
          <w:rPrChange w:id="8" w:author="Amey Varangaonkar" w:date="2015-11-24T11:18:00Z">
            <w:rPr/>
          </w:rPrChange>
        </w:rPr>
        <w:t>Management Agents</w:t>
      </w:r>
      <w:r w:rsidR="00B7107E">
        <w:t xml:space="preserve">, </w:t>
      </w:r>
      <w:r w:rsidR="00B7107E" w:rsidRPr="00463770">
        <w:rPr>
          <w:rStyle w:val="KeyWordPACKT"/>
          <w:rPrChange w:id="9" w:author="Amey Varangaonkar" w:date="2015-11-24T11:18:00Z">
            <w:rPr/>
          </w:rPrChange>
        </w:rPr>
        <w:t>Metaverse Designer</w:t>
      </w:r>
      <w:r w:rsidR="00B7107E">
        <w:t xml:space="preserve">, </w:t>
      </w:r>
      <w:r w:rsidR="00B7107E" w:rsidRPr="00463770">
        <w:rPr>
          <w:rStyle w:val="KeyWordPACKT"/>
          <w:rPrChange w:id="10" w:author="Amey Varangaonkar" w:date="2015-11-24T11:18:00Z">
            <w:rPr/>
          </w:rPrChange>
        </w:rPr>
        <w:t>Metaverse Search</w:t>
      </w:r>
      <w:r w:rsidR="00B7107E">
        <w:t xml:space="preserve">, and </w:t>
      </w:r>
      <w:r w:rsidR="00B7107E" w:rsidRPr="00463770">
        <w:rPr>
          <w:rStyle w:val="KeyWordPACKT"/>
          <w:rPrChange w:id="11" w:author="Amey Varangaonkar" w:date="2015-11-24T11:18:00Z">
            <w:rPr/>
          </w:rPrChange>
        </w:rPr>
        <w:t>Joiner</w:t>
      </w:r>
      <w:r w:rsidR="00B7107E">
        <w:t>.</w:t>
      </w:r>
      <w:commentRangeEnd w:id="6"/>
      <w:r w:rsidR="00463770">
        <w:rPr>
          <w:rStyle w:val="CommentReference"/>
          <w:rFonts w:ascii="Arial" w:hAnsi="Arial" w:cs="Arial"/>
          <w:bCs/>
        </w:rPr>
        <w:commentReference w:id="6"/>
      </w:r>
      <w:ins w:id="12" w:author="Amey Varangaonkar" w:date="2015-11-24T11:22:00Z">
        <w:r w:rsidR="0082615B">
          <w:t xml:space="preserve"> </w:t>
        </w:r>
        <w:commentRangeStart w:id="13"/>
        <w:r w:rsidR="0082615B">
          <w:t xml:space="preserve">The basic features of these tools follow: </w:t>
        </w:r>
        <w:commentRangeEnd w:id="13"/>
        <w:r w:rsidR="0082615B">
          <w:rPr>
            <w:rStyle w:val="CommentReference"/>
            <w:rFonts w:ascii="Arial" w:hAnsi="Arial" w:cs="Arial"/>
            <w:bCs/>
          </w:rPr>
          <w:commentReference w:id="13"/>
        </w:r>
      </w:ins>
    </w:p>
    <w:p w14:paraId="33AFC6AE" w14:textId="77777777" w:rsidR="00D46191" w:rsidRDefault="00D46191">
      <w:pPr>
        <w:pStyle w:val="BulletPACKT"/>
        <w:pPrChange w:id="14" w:author="Amey Varangaonkar" w:date="2015-11-24T11:22:00Z">
          <w:pPr>
            <w:pStyle w:val="NormalPACKT"/>
          </w:pPr>
        </w:pPrChange>
      </w:pPr>
      <w:r>
        <w:t xml:space="preserve">The </w:t>
      </w:r>
      <w:r w:rsidRPr="00FE74F3">
        <w:rPr>
          <w:rStyle w:val="KeyWordPACKT"/>
          <w:rPrChange w:id="15" w:author="Amey Varangaonkar" w:date="2015-11-24T11:24:00Z">
            <w:rPr/>
          </w:rPrChange>
        </w:rPr>
        <w:t xml:space="preserve">Operations </w:t>
      </w:r>
      <w:r>
        <w:t>tool provides connection status, details of new objects, object deletions, changes, errors, and internal MIM actions like projections, provisions, and joins.</w:t>
      </w:r>
    </w:p>
    <w:p w14:paraId="7965C325" w14:textId="77777777" w:rsidR="00D46191" w:rsidRDefault="00D46191">
      <w:pPr>
        <w:pStyle w:val="BulletPACKT"/>
        <w:pPrChange w:id="16" w:author="Amey Varangaonkar" w:date="2015-11-24T11:22:00Z">
          <w:pPr>
            <w:pStyle w:val="NormalPACKT"/>
          </w:pPr>
        </w:pPrChange>
      </w:pPr>
      <w:r>
        <w:t xml:space="preserve">The </w:t>
      </w:r>
      <w:r w:rsidRPr="00463770">
        <w:rPr>
          <w:rStyle w:val="KeyWordPACKT"/>
          <w:rPrChange w:id="17" w:author="Amey Varangaonkar" w:date="2015-11-24T11:18:00Z">
            <w:rPr/>
          </w:rPrChange>
        </w:rPr>
        <w:t>Management Agents</w:t>
      </w:r>
      <w:r>
        <w:t xml:space="preserve"> tool allows you to create, configure, control, and view management agents or the way we connect the synchronization engine to the various systems and pull and push data between those systems.</w:t>
      </w:r>
    </w:p>
    <w:p w14:paraId="4FFC5CA6" w14:textId="77777777" w:rsidR="00C26FFC" w:rsidRDefault="002D2CE7">
      <w:pPr>
        <w:pStyle w:val="FigurePACKT"/>
        <w:rPr>
          <w:ins w:id="18" w:author="Amey Varangaonkar" w:date="2015-11-24T10:33:00Z"/>
        </w:rPr>
        <w:pPrChange w:id="19" w:author="Amey Varangaonkar" w:date="2015-11-24T11:19:00Z">
          <w:pPr>
            <w:pStyle w:val="NormalPACKT"/>
          </w:pPr>
        </w:pPrChange>
      </w:pPr>
      <w:r w:rsidRPr="006E19D1">
        <w:rPr>
          <w:noProof/>
          <w:lang w:val="en-IN" w:eastAsia="en-IN"/>
        </w:rPr>
        <w:lastRenderedPageBreak/>
        <w:drawing>
          <wp:inline distT="0" distB="0" distL="0" distR="0" wp14:anchorId="1E5E1291" wp14:editId="19FB032B">
            <wp:extent cx="5016500" cy="3820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500" cy="3820160"/>
                    </a:xfrm>
                    <a:prstGeom prst="rect">
                      <a:avLst/>
                    </a:prstGeom>
                    <a:noFill/>
                    <a:ln>
                      <a:noFill/>
                    </a:ln>
                  </pic:spPr>
                </pic:pic>
              </a:graphicData>
            </a:graphic>
          </wp:inline>
        </w:drawing>
      </w:r>
    </w:p>
    <w:p w14:paraId="3297FA0B" w14:textId="0342DAB7" w:rsidR="00E81F9D" w:rsidRDefault="00E81F9D">
      <w:pPr>
        <w:pStyle w:val="LayoutInformationPACKT"/>
        <w:pPrChange w:id="20" w:author="Amey Varangaonkar" w:date="2015-11-24T10:37:00Z">
          <w:pPr>
            <w:pStyle w:val="NormalPACKT"/>
          </w:pPr>
        </w:pPrChange>
      </w:pPr>
      <w:commentRangeStart w:id="21"/>
      <w:ins w:id="22" w:author="Amey Varangaonkar" w:date="2015-11-24T10:37:00Z">
        <w:r>
          <w:t>B04526_03_01.png</w:t>
        </w:r>
      </w:ins>
      <w:commentRangeEnd w:id="21"/>
      <w:ins w:id="23" w:author="Amey Varangaonkar" w:date="2015-11-24T11:19:00Z">
        <w:r w:rsidR="00F55AA4">
          <w:rPr>
            <w:rStyle w:val="CommentReference"/>
            <w:rFonts w:cs="Arial"/>
            <w:b w:val="0"/>
            <w:bCs/>
            <w:color w:val="auto"/>
          </w:rPr>
          <w:commentReference w:id="21"/>
        </w:r>
      </w:ins>
    </w:p>
    <w:p w14:paraId="1F7B3009" w14:textId="076B56DD" w:rsidR="0047416A" w:rsidRDefault="0047416A">
      <w:pPr>
        <w:pStyle w:val="BulletPACKT"/>
        <w:pPrChange w:id="24" w:author="Amey Varangaonkar" w:date="2015-11-24T11:22:00Z">
          <w:pPr>
            <w:pStyle w:val="NormalPACKT"/>
          </w:pPr>
        </w:pPrChange>
      </w:pPr>
      <w:r>
        <w:t xml:space="preserve">The </w:t>
      </w:r>
      <w:r w:rsidRPr="00FE74F3">
        <w:rPr>
          <w:rStyle w:val="KeyWordPACKT"/>
          <w:rPrChange w:id="25" w:author="Amey Varangaonkar" w:date="2015-11-24T11:24:00Z">
            <w:rPr/>
          </w:rPrChange>
        </w:rPr>
        <w:t>Metaverse Designer</w:t>
      </w:r>
      <w:r>
        <w:t xml:space="preserve"> controls the Metaverse schema, the objects, the attributes associated to objects, object deletion rule, and controlling which system is authoritative for each attribute. Recall</w:t>
      </w:r>
      <w:del w:id="26" w:author="Amey Varangaonkar" w:date="2015-11-24T11:23:00Z">
        <w:r w:rsidDel="00FE74F3">
          <w:delText>,</w:delText>
        </w:r>
      </w:del>
      <w:ins w:id="27" w:author="Amey Varangaonkar" w:date="2015-11-24T11:23:00Z">
        <w:r w:rsidR="00FE74F3">
          <w:t xml:space="preserve"> that</w:t>
        </w:r>
      </w:ins>
      <w:r>
        <w:t xml:space="preserve"> the Metaverse is where MIM combines multiple connector space object attributes that are related to the same identity into a unique, single object.</w:t>
      </w:r>
    </w:p>
    <w:p w14:paraId="53EE9A0B" w14:textId="77777777" w:rsidR="00C26FFC" w:rsidRDefault="00C26FFC">
      <w:pPr>
        <w:pStyle w:val="BulletPACKT"/>
        <w:pPrChange w:id="28" w:author="Amey Varangaonkar" w:date="2015-11-24T11:22:00Z">
          <w:pPr>
            <w:pStyle w:val="NormalPACKT"/>
          </w:pPr>
        </w:pPrChange>
      </w:pPr>
      <w:r>
        <w:t xml:space="preserve">The </w:t>
      </w:r>
      <w:r w:rsidRPr="00FE74F3">
        <w:rPr>
          <w:rStyle w:val="KeyWordPACKT"/>
          <w:rPrChange w:id="29" w:author="Amey Varangaonkar" w:date="2015-11-24T11:24:00Z">
            <w:rPr/>
          </w:rPrChange>
        </w:rPr>
        <w:t>Metaverse Search</w:t>
      </w:r>
      <w:r>
        <w:t xml:space="preserve"> allows you to look at Metaverse objects and their details</w:t>
      </w:r>
      <w:r w:rsidR="006E239A">
        <w:t>. Clauses can be specified that allow you to</w:t>
      </w:r>
      <w:r>
        <w:t xml:space="preserve"> </w:t>
      </w:r>
      <w:r w:rsidR="006E239A">
        <w:t>narrow down the search to a specific ob</w:t>
      </w:r>
      <w:r w:rsidR="00731ADB">
        <w:t>ject or a group of objects.</w:t>
      </w:r>
    </w:p>
    <w:p w14:paraId="03986A7F" w14:textId="77777777" w:rsidR="00731ADB" w:rsidRDefault="00731ADB">
      <w:pPr>
        <w:pStyle w:val="BulletPACKT"/>
        <w:pPrChange w:id="30" w:author="Amey Varangaonkar" w:date="2015-11-24T11:22:00Z">
          <w:pPr>
            <w:pStyle w:val="NormalPACKT"/>
          </w:pPr>
        </w:pPrChange>
      </w:pPr>
      <w:r>
        <w:t>Finally, the</w:t>
      </w:r>
      <w:r w:rsidRPr="00FE74F3">
        <w:rPr>
          <w:rStyle w:val="KeyWordPACKT"/>
          <w:rPrChange w:id="31" w:author="Amey Varangaonkar" w:date="2015-11-24T11:24:00Z">
            <w:rPr/>
          </w:rPrChange>
        </w:rPr>
        <w:t xml:space="preserve"> Joiner</w:t>
      </w:r>
      <w:r>
        <w:t xml:space="preserve"> tool enables you to manually create and destroy connections between connector space objects and their respective Metaverse objects.</w:t>
      </w:r>
    </w:p>
    <w:p w14:paraId="093A3D17" w14:textId="77777777" w:rsidR="002E330B" w:rsidRDefault="002E330B">
      <w:pPr>
        <w:pStyle w:val="Heading1"/>
      </w:pPr>
      <w:r>
        <w:lastRenderedPageBreak/>
        <w:t>Creating Management Agents</w:t>
      </w:r>
    </w:p>
    <w:p w14:paraId="1A46629D" w14:textId="77777777" w:rsidR="002E330B" w:rsidDel="00FE74F3" w:rsidRDefault="002E330B">
      <w:pPr>
        <w:pStyle w:val="NormalPACKT"/>
        <w:rPr>
          <w:del w:id="32" w:author="Amey Varangaonkar" w:date="2015-11-24T11:24:00Z"/>
        </w:rPr>
      </w:pPr>
      <w:r>
        <w:t xml:space="preserve">Before we </w:t>
      </w:r>
      <w:r w:rsidR="002D2CE7">
        <w:rPr>
          <w:bCs/>
        </w:rPr>
        <w:fldChar w:fldCharType="begin"/>
      </w:r>
      <w:r>
        <w:instrText>xe "Management Agents:about"</w:instrText>
      </w:r>
      <w:r w:rsidR="002D2CE7">
        <w:rPr>
          <w:bCs/>
        </w:rPr>
        <w:fldChar w:fldCharType="end"/>
      </w:r>
      <w:r>
        <w:t xml:space="preserve">even start to use our </w:t>
      </w:r>
      <w:r w:rsidR="00180949">
        <w:t>M</w:t>
      </w:r>
      <w:r>
        <w:t>IM implementation to manage identities, we need to decide where the information about the identities will come from and where the info</w:t>
      </w:r>
      <w:r>
        <w:t>r</w:t>
      </w:r>
      <w:r>
        <w:t>mation will go.</w:t>
      </w:r>
    </w:p>
    <w:p w14:paraId="1941F0E9" w14:textId="77777777" w:rsidR="002E330B" w:rsidRDefault="00D36FA5">
      <w:pPr>
        <w:pStyle w:val="NormalPACKT"/>
      </w:pPr>
      <w:r>
        <w:t xml:space="preserve">It is best </w:t>
      </w:r>
      <w:r w:rsidR="002D2CE7">
        <w:fldChar w:fldCharType="begin"/>
      </w:r>
      <w:r w:rsidR="002E330B">
        <w:instrText>xe "Management Agents:creating"</w:instrText>
      </w:r>
      <w:r w:rsidR="002D2CE7">
        <w:fldChar w:fldCharType="end"/>
      </w:r>
      <w:r w:rsidR="002E330B">
        <w:t>that we start off with the essential connections and then add other connections after verifying that the basics are working.</w:t>
      </w:r>
    </w:p>
    <w:p w14:paraId="11C3E640" w14:textId="77777777" w:rsidR="002E330B" w:rsidRDefault="002E330B">
      <w:pPr>
        <w:pStyle w:val="NormalPACKT"/>
        <w:rPr>
          <w:spacing w:val="-4"/>
        </w:rPr>
      </w:pPr>
      <w:r>
        <w:rPr>
          <w:spacing w:val="-4"/>
        </w:rPr>
        <w:t xml:space="preserve">A </w:t>
      </w:r>
      <w:r w:rsidR="002D2CE7">
        <w:rPr>
          <w:spacing w:val="-4"/>
        </w:rPr>
        <w:fldChar w:fldCharType="begin"/>
      </w:r>
      <w:r>
        <w:rPr>
          <w:spacing w:val="-4"/>
        </w:rPr>
        <w:instrText>xe "Management Agents:creating"</w:instrText>
      </w:r>
      <w:r w:rsidR="002D2CE7">
        <w:rPr>
          <w:spacing w:val="-4"/>
        </w:rPr>
        <w:fldChar w:fldCharType="end"/>
      </w:r>
      <w:r>
        <w:rPr>
          <w:spacing w:val="-4"/>
        </w:rPr>
        <w:t xml:space="preserve">very typical scenario is the one we have—The </w:t>
      </w:r>
      <w:r w:rsidR="005F3F09">
        <w:rPr>
          <w:spacing w:val="-4"/>
        </w:rPr>
        <w:t xml:space="preserve">Financial </w:t>
      </w:r>
      <w:r>
        <w:rPr>
          <w:spacing w:val="-4"/>
        </w:rPr>
        <w:t>Company has an HR (Human Resource) system that will, for the most part, work as the source of identity information. Then it has Active Directory, which is the primary system to receive identity</w:t>
      </w:r>
      <w:r w:rsidR="00CB731F">
        <w:rPr>
          <w:spacing w:val="-4"/>
        </w:rPr>
        <w:t xml:space="preserve"> </w:t>
      </w:r>
      <w:r>
        <w:rPr>
          <w:spacing w:val="-4"/>
        </w:rPr>
        <w:t>information.</w:t>
      </w:r>
    </w:p>
    <w:p w14:paraId="2364E34B" w14:textId="77777777" w:rsidR="002E330B" w:rsidRDefault="00F6593A">
      <w:pPr>
        <w:pStyle w:val="NormalPACKT"/>
      </w:pPr>
      <w:r>
        <w:t>The basic flow will be HR - M</w:t>
      </w:r>
      <w:r w:rsidR="002E330B">
        <w:t>IM - AD.</w:t>
      </w:r>
    </w:p>
    <w:p w14:paraId="70707701" w14:textId="77777777" w:rsidR="002E330B" w:rsidRDefault="002E330B">
      <w:pPr>
        <w:pStyle w:val="NormalPACKT"/>
        <w:spacing w:after="0"/>
      </w:pPr>
      <w:r>
        <w:t>But that is only the basic flow, and as you will see later in this book, there are other sources of information and also other targets.</w:t>
      </w:r>
    </w:p>
    <w:p w14:paraId="25925B80" w14:textId="77777777" w:rsidR="002E330B" w:rsidRDefault="002E330B">
      <w:pPr>
        <w:pStyle w:val="Heading2"/>
      </w:pPr>
      <w:r>
        <w:t>Active Directory</w:t>
      </w:r>
    </w:p>
    <w:p w14:paraId="7ACCF3F8" w14:textId="77777777" w:rsidR="002E330B" w:rsidRDefault="00F6593A">
      <w:pPr>
        <w:pStyle w:val="NormalPACKT"/>
      </w:pPr>
      <w:r>
        <w:t>Most</w:t>
      </w:r>
      <w:r w:rsidR="002E330B">
        <w:t xml:space="preserve"> </w:t>
      </w:r>
      <w:r>
        <w:t>M</w:t>
      </w:r>
      <w:r w:rsidR="002E330B">
        <w:t xml:space="preserve">IM implementations have at least one Management Agent connected to an </w:t>
      </w:r>
      <w:r w:rsidR="002E330B" w:rsidRPr="00FE74F3">
        <w:rPr>
          <w:rStyle w:val="KeyWordPACKT"/>
          <w:rPrChange w:id="33" w:author="Amey Varangaonkar" w:date="2015-11-24T11:24:00Z">
            <w:rPr/>
          </w:rPrChange>
        </w:rPr>
        <w:t>Active Directory</w:t>
      </w:r>
      <w:r w:rsidR="002E330B">
        <w:t>.</w:t>
      </w:r>
    </w:p>
    <w:p w14:paraId="23B87352" w14:textId="77777777" w:rsidR="002E330B" w:rsidRDefault="002E330B">
      <w:pPr>
        <w:pStyle w:val="NormalPACKT"/>
        <w:spacing w:after="0"/>
      </w:pPr>
      <w:r>
        <w:t xml:space="preserve">There are a few things to consider before creating this Management Agent. </w:t>
      </w:r>
      <w:r w:rsidR="00F6593A">
        <w:t>First, you should have already sat down with business partners and technology teams and determined which systems you will be connecting to, which objects, which attributes, and how a</w:t>
      </w:r>
      <w:r w:rsidR="00F6593A">
        <w:t>t</w:t>
      </w:r>
      <w:r w:rsidR="00F6593A">
        <w:t>tribute should flow throug</w:t>
      </w:r>
      <w:r w:rsidR="00FF4096">
        <w:t>h MIM to other systems. These identity discovery and pr</w:t>
      </w:r>
      <w:r w:rsidR="00FF4096">
        <w:t>o</w:t>
      </w:r>
      <w:r w:rsidR="00FF4096">
        <w:t>cessing mapping discussions are extremely useful because you will effectively be confi</w:t>
      </w:r>
      <w:r w:rsidR="00FF4096">
        <w:t>g</w:t>
      </w:r>
      <w:r w:rsidR="00FF4096">
        <w:t>uring MIM to coincide with those business processes. Secondly, keep things as simple as possible and don’t try to do everything at once.</w:t>
      </w:r>
    </w:p>
    <w:p w14:paraId="731A589C" w14:textId="056A3047" w:rsidR="002E330B" w:rsidRDefault="00E81F9D">
      <w:pPr>
        <w:pStyle w:val="TipPACKT"/>
        <w:jc w:val="center"/>
        <w:rPr>
          <w:sz w:val="21"/>
          <w:szCs w:val="21"/>
        </w:rPr>
      </w:pPr>
      <w:ins w:id="34" w:author="Amey Varangaonkar" w:date="2015-11-24T10:33:00Z">
        <w:r>
          <w:t>Do not try to implement everything from the beginning!</w:t>
        </w:r>
      </w:ins>
    </w:p>
    <w:p w14:paraId="54C6416C" w14:textId="77777777" w:rsidR="002E330B" w:rsidRDefault="002E330B">
      <w:pPr>
        <w:pStyle w:val="NormalPACKT"/>
      </w:pPr>
      <w:r>
        <w:t xml:space="preserve">If, for example, your plan is to have </w:t>
      </w:r>
      <w:r w:rsidR="00FF4096">
        <w:t>M</w:t>
      </w:r>
      <w:r>
        <w:t>IM manage both users and groups in AD, start off by implementing the management of users and then add groups when the user part is working.</w:t>
      </w:r>
    </w:p>
    <w:p w14:paraId="54C8A3AD" w14:textId="77777777" w:rsidR="002E330B" w:rsidRDefault="002E330B">
      <w:pPr>
        <w:pStyle w:val="NormalPACKT"/>
      </w:pPr>
      <w:r>
        <w:rPr>
          <w:rStyle w:val="ItalicsPACKT"/>
          <w:iCs/>
        </w:rPr>
        <w:t>Are</w:t>
      </w:r>
      <w:r>
        <w:t xml:space="preserve"> </w:t>
      </w:r>
      <w:r>
        <w:rPr>
          <w:rStyle w:val="ItalicsPACKT"/>
          <w:iCs/>
        </w:rPr>
        <w:t>we</w:t>
      </w:r>
      <w:r>
        <w:t xml:space="preserve"> </w:t>
      </w:r>
      <w:r>
        <w:rPr>
          <w:rStyle w:val="ItalicsPACKT"/>
          <w:iCs/>
        </w:rPr>
        <w:t>interested</w:t>
      </w:r>
      <w:r>
        <w:t xml:space="preserve"> </w:t>
      </w:r>
      <w:r>
        <w:rPr>
          <w:rStyle w:val="ItalicsPACKT"/>
          <w:iCs/>
        </w:rPr>
        <w:t>in</w:t>
      </w:r>
      <w:r>
        <w:t xml:space="preserve"> </w:t>
      </w:r>
      <w:r>
        <w:rPr>
          <w:rStyle w:val="ItalicsPACKT"/>
          <w:iCs/>
        </w:rPr>
        <w:t>the</w:t>
      </w:r>
      <w:r>
        <w:t xml:space="preserve"> </w:t>
      </w:r>
      <w:r>
        <w:rPr>
          <w:rStyle w:val="ItalicsPACKT"/>
          <w:iCs/>
        </w:rPr>
        <w:t>whole</w:t>
      </w:r>
      <w:r>
        <w:t xml:space="preserve"> </w:t>
      </w:r>
      <w:r>
        <w:rPr>
          <w:rStyle w:val="ItalicsPACKT"/>
          <w:iCs/>
        </w:rPr>
        <w:t>AD</w:t>
      </w:r>
      <w:r>
        <w:t xml:space="preserve"> </w:t>
      </w:r>
      <w:r>
        <w:rPr>
          <w:rStyle w:val="ItalicsPACKT"/>
          <w:iCs/>
        </w:rPr>
        <w:t>or</w:t>
      </w:r>
      <w:r>
        <w:t xml:space="preserve"> </w:t>
      </w:r>
      <w:r>
        <w:rPr>
          <w:rStyle w:val="ItalicsPACKT"/>
          <w:iCs/>
        </w:rPr>
        <w:t>only</w:t>
      </w:r>
      <w:r>
        <w:t xml:space="preserve"> </w:t>
      </w:r>
      <w:r>
        <w:rPr>
          <w:rStyle w:val="ItalicsPACKT"/>
          <w:iCs/>
        </w:rPr>
        <w:t>parts?</w:t>
      </w:r>
    </w:p>
    <w:p w14:paraId="303BFCB7" w14:textId="77777777" w:rsidR="002E330B" w:rsidRDefault="00FF4096">
      <w:pPr>
        <w:pStyle w:val="BulletEndPACKT"/>
      </w:pPr>
      <w:r>
        <w:t xml:space="preserve">Some businesses specifically exclude parts of </w:t>
      </w:r>
      <w:r w:rsidR="002E330B">
        <w:t xml:space="preserve">Active Directory </w:t>
      </w:r>
      <w:r>
        <w:t>from</w:t>
      </w:r>
      <w:r w:rsidR="002E330B">
        <w:t xml:space="preserve"> </w:t>
      </w:r>
      <w:r>
        <w:t xml:space="preserve">MIM. There’s nothing wrong with excluding parts, but keep in mind </w:t>
      </w:r>
      <w:r w:rsidR="00A8397C">
        <w:t>this decision may impacts other requirements. For example, if a collection of users are excluded from MIM then those people will also be excluded in MIM group management. If Active Directory has group nesting, excluding a collection of groups could have repercussions.</w:t>
      </w:r>
    </w:p>
    <w:p w14:paraId="085ABC4B" w14:textId="77777777" w:rsidR="002E330B" w:rsidRDefault="00D12D80">
      <w:pPr>
        <w:pStyle w:val="NormalPACKT"/>
      </w:pPr>
      <w:r>
        <w:rPr>
          <w:rStyle w:val="ItalicsPACKT"/>
          <w:iCs/>
        </w:rPr>
        <w:t xml:space="preserve">Do I </w:t>
      </w:r>
      <w:r w:rsidR="00F86C43">
        <w:rPr>
          <w:rStyle w:val="ItalicsPACKT"/>
          <w:iCs/>
        </w:rPr>
        <w:t>need a t</w:t>
      </w:r>
      <w:r w:rsidR="002E330B">
        <w:rPr>
          <w:rStyle w:val="ItalicsPACKT"/>
          <w:iCs/>
        </w:rPr>
        <w:t>est</w:t>
      </w:r>
      <w:r w:rsidR="002E330B">
        <w:t xml:space="preserve"> </w:t>
      </w:r>
      <w:r w:rsidR="00F86C43">
        <w:t>e</w:t>
      </w:r>
      <w:r w:rsidR="00A8397C">
        <w:rPr>
          <w:rStyle w:val="ItalicsPACKT"/>
          <w:iCs/>
        </w:rPr>
        <w:t>nvironment</w:t>
      </w:r>
      <w:r w:rsidR="002E330B">
        <w:rPr>
          <w:rStyle w:val="ItalicsPACKT"/>
          <w:iCs/>
        </w:rPr>
        <w:t>?</w:t>
      </w:r>
    </w:p>
    <w:p w14:paraId="1BF64B7C" w14:textId="77777777" w:rsidR="002E330B" w:rsidRDefault="00DA7803">
      <w:pPr>
        <w:pStyle w:val="BulletEndPACKT"/>
        <w:spacing w:after="0"/>
      </w:pPr>
      <w:r>
        <w:lastRenderedPageBreak/>
        <w:t xml:space="preserve">Yes!  </w:t>
      </w:r>
      <w:r w:rsidR="00F86C43">
        <w:t xml:space="preserve">You should always develop and </w:t>
      </w:r>
      <w:r>
        <w:t>verify</w:t>
      </w:r>
      <w:r w:rsidR="00F86C43">
        <w:t xml:space="preserve"> your MIM configuration in a testing environment before applying the configuration to your production environment</w:t>
      </w:r>
      <w:r w:rsidR="00A8397C">
        <w:t xml:space="preserve">. </w:t>
      </w:r>
      <w:r w:rsidR="00F86C43">
        <w:t xml:space="preserve">What is the worst that can happen? A lot! Depending on what you’ve configured in MIM and the permissions your service accounts have, you could overwrite </w:t>
      </w:r>
      <w:r>
        <w:t>or</w:t>
      </w:r>
      <w:r w:rsidR="00F86C43">
        <w:t xml:space="preserve"> clear data, mistakenly create new accounts</w:t>
      </w:r>
      <w:r w:rsidR="00D12D80">
        <w:t>,</w:t>
      </w:r>
      <w:r w:rsidR="00F86C43">
        <w:t xml:space="preserve"> or </w:t>
      </w:r>
      <w:r>
        <w:t xml:space="preserve">inadvertently </w:t>
      </w:r>
      <w:r w:rsidR="00F86C43">
        <w:t>delete accounts. The authors have worked in support long enough to tell you that</w:t>
      </w:r>
      <w:r w:rsidR="00D12D80">
        <w:t xml:space="preserve"> </w:t>
      </w:r>
      <w:r w:rsidR="00F86C43">
        <w:t>this is one lesson you do not want to learn the hard way.</w:t>
      </w:r>
      <w:r w:rsidR="00D12D80">
        <w:t xml:space="preserve"> </w:t>
      </w:r>
    </w:p>
    <w:p w14:paraId="52BA9D67" w14:textId="77777777" w:rsidR="002E330B" w:rsidRDefault="002E330B">
      <w:pPr>
        <w:pStyle w:val="Heading3"/>
      </w:pPr>
      <w:r>
        <w:t>Least privileged</w:t>
      </w:r>
    </w:p>
    <w:p w14:paraId="5C354B96" w14:textId="77777777" w:rsidR="002E330B" w:rsidRDefault="002E330B">
      <w:pPr>
        <w:pStyle w:val="NormalPACKT"/>
      </w:pPr>
      <w:r>
        <w:t xml:space="preserve">The Management </w:t>
      </w:r>
      <w:r w:rsidR="002D2CE7">
        <w:fldChar w:fldCharType="begin"/>
      </w:r>
      <w:r>
        <w:instrText>xe "least privileged approach:about"</w:instrText>
      </w:r>
      <w:r w:rsidR="002D2CE7">
        <w:fldChar w:fldCharType="end"/>
      </w:r>
      <w:r w:rsidR="002D2CE7">
        <w:fldChar w:fldCharType="begin"/>
      </w:r>
      <w:r>
        <w:instrText>xe "Active Directory:least privileged approach"</w:instrText>
      </w:r>
      <w:r w:rsidR="002D2CE7">
        <w:fldChar w:fldCharType="end"/>
      </w:r>
      <w:r w:rsidR="00D12D80">
        <w:t xml:space="preserve">Agent will use a service </w:t>
      </w:r>
      <w:r>
        <w:t xml:space="preserve">account to talk to Active Directory. </w:t>
      </w:r>
      <w:r w:rsidR="00D12D80">
        <w:rPr>
          <w:spacing w:val="-4"/>
        </w:rPr>
        <w:t>The Fina</w:t>
      </w:r>
      <w:r w:rsidR="00D12D80">
        <w:rPr>
          <w:spacing w:val="-4"/>
        </w:rPr>
        <w:t>n</w:t>
      </w:r>
      <w:r w:rsidR="00D12D80">
        <w:rPr>
          <w:spacing w:val="-4"/>
        </w:rPr>
        <w:t xml:space="preserve">cial Company </w:t>
      </w:r>
      <w:r>
        <w:t>is using the approach to have</w:t>
      </w:r>
      <w:r w:rsidR="00D12D80">
        <w:t xml:space="preserve"> as few MA accounts as possible </w:t>
      </w:r>
      <w:r>
        <w:t>rather than having one account for each connected system.</w:t>
      </w:r>
    </w:p>
    <w:p w14:paraId="03A1AB2A" w14:textId="77777777" w:rsidR="002E330B" w:rsidRDefault="002E330B">
      <w:pPr>
        <w:pStyle w:val="NormalPACKT"/>
      </w:pPr>
      <w:r>
        <w:t xml:space="preserve">In the case of The Company, the </w:t>
      </w:r>
      <w:r w:rsidR="002D2B4E">
        <w:rPr>
          <w:rStyle w:val="CodeInTextPACKT"/>
          <w:rFonts w:cs="Courier Std"/>
          <w:szCs w:val="19"/>
        </w:rPr>
        <w:t>SVC-ADMA</w:t>
      </w:r>
      <w:r>
        <w:t xml:space="preserve"> account</w:t>
      </w:r>
      <w:r w:rsidR="002D2CE7">
        <w:fldChar w:fldCharType="begin"/>
      </w:r>
      <w:r>
        <w:instrText>xe "svcFIMMA account:about"</w:instrText>
      </w:r>
      <w:r w:rsidR="002D2CE7">
        <w:fldChar w:fldCharType="end"/>
      </w:r>
      <w:r>
        <w:t xml:space="preserve"> will be the account that we will use to connect to Active Directory. What we need to do is to give this account the required pe</w:t>
      </w:r>
      <w:r>
        <w:t>r</w:t>
      </w:r>
      <w:r>
        <w:t>missions needed, to manage relevant objects in the AD.</w:t>
      </w:r>
    </w:p>
    <w:p w14:paraId="6C300C6C" w14:textId="77777777" w:rsidR="002E330B" w:rsidRDefault="002E330B">
      <w:pPr>
        <w:pStyle w:val="NormalPACKT"/>
      </w:pPr>
      <w:r>
        <w:t xml:space="preserve">You always want to apply a </w:t>
      </w:r>
      <w:r>
        <w:rPr>
          <w:rStyle w:val="ItalicsPACKT"/>
          <w:iCs/>
        </w:rPr>
        <w:t>least</w:t>
      </w:r>
      <w:r>
        <w:t xml:space="preserve"> </w:t>
      </w:r>
      <w:r>
        <w:rPr>
          <w:rStyle w:val="ItalicsPACKT"/>
          <w:iCs/>
        </w:rPr>
        <w:t>privileged</w:t>
      </w:r>
      <w:r>
        <w:t xml:space="preserve"> approach</w:t>
      </w:r>
      <w:r w:rsidR="002D2B4E">
        <w:t xml:space="preserve"> to all your accounts</w:t>
      </w:r>
      <w:r>
        <w:t xml:space="preserve">, </w:t>
      </w:r>
      <w:r w:rsidR="002D2B4E">
        <w:t>especially service accounts such as the ones we will be using with our MIM management agents.</w:t>
      </w:r>
    </w:p>
    <w:p w14:paraId="0A5984D9" w14:textId="7F5688B4" w:rsidR="002E330B" w:rsidRPr="00FE74F3" w:rsidRDefault="004D1607" w:rsidP="00FE74F3">
      <w:pPr>
        <w:pStyle w:val="NormalPACKT"/>
      </w:pPr>
      <w:r w:rsidRPr="00FE74F3">
        <w:t xml:space="preserve">To keep things simple, our environment has user accounts in an OU named TFC Users. </w:t>
      </w:r>
      <w:r w:rsidR="002E330B" w:rsidRPr="00FE74F3">
        <w:t xml:space="preserve">We then need to </w:t>
      </w:r>
      <w:r w:rsidR="002D2CE7" w:rsidRPr="00FE74F3">
        <w:fldChar w:fldCharType="begin"/>
      </w:r>
      <w:r w:rsidR="002E330B" w:rsidRPr="00FE74F3">
        <w:instrText>xe "least privileged approach:about"</w:instrText>
      </w:r>
      <w:r w:rsidR="002D2CE7" w:rsidRPr="00FE74F3">
        <w:fldChar w:fldCharType="end"/>
      </w:r>
      <w:r w:rsidR="002D2CE7" w:rsidRPr="00FE74F3">
        <w:fldChar w:fldCharType="begin"/>
      </w:r>
      <w:r w:rsidR="002E330B" w:rsidRPr="00FE74F3">
        <w:instrText>xe "Active Directory:least privileged approach"</w:instrText>
      </w:r>
      <w:r w:rsidR="002D2CE7" w:rsidRPr="00FE74F3">
        <w:fldChar w:fldCharType="end"/>
      </w:r>
      <w:r w:rsidR="002E330B" w:rsidRPr="00FE74F3">
        <w:t xml:space="preserve">give </w:t>
      </w:r>
      <w:r w:rsidRPr="00FE74F3">
        <w:t>M</w:t>
      </w:r>
      <w:r w:rsidR="002E330B" w:rsidRPr="00FE74F3">
        <w:t xml:space="preserve">IM the required permissions to manage the </w:t>
      </w:r>
      <w:r w:rsidR="002E330B" w:rsidRPr="00FE74F3">
        <w:br/>
        <w:t>objects. Right-click on the OU</w:t>
      </w:r>
      <w:ins w:id="35" w:author="Amey Varangaonkar" w:date="2015-11-24T11:26:00Z">
        <w:r w:rsidR="00FE74F3">
          <w:t>,</w:t>
        </w:r>
      </w:ins>
      <w:r w:rsidR="002E330B" w:rsidRPr="00FE74F3">
        <w:t xml:space="preserve"> and run the delegate control wizard. </w:t>
      </w:r>
      <w:r w:rsidR="002E330B" w:rsidRPr="00FE74F3">
        <w:br/>
        <w:t xml:space="preserve">Give </w:t>
      </w:r>
      <w:r w:rsidRPr="00FE74F3">
        <w:t xml:space="preserve">the AD MA account, SVC-ADMA, </w:t>
      </w:r>
      <w:r w:rsidR="002E330B" w:rsidRPr="00FE74F3">
        <w:t xml:space="preserve">management permissions </w:t>
      </w:r>
      <w:r w:rsidR="002E330B" w:rsidRPr="00FE74F3">
        <w:br/>
        <w:t>on user (and maybe group) objects.</w:t>
      </w:r>
      <w:r w:rsidRPr="00FE74F3">
        <w:t xml:space="preserve"> </w:t>
      </w:r>
      <w:r w:rsidR="002E330B" w:rsidRPr="00FE74F3">
        <w:t xml:space="preserve">In some cases, the aforementioned wizard might give the </w:t>
      </w:r>
      <w:r w:rsidRPr="00FE74F3">
        <w:t xml:space="preserve">AD </w:t>
      </w:r>
      <w:r w:rsidR="002E330B" w:rsidRPr="00FE74F3">
        <w:t xml:space="preserve">MA account more permissions than needed. If, for example, </w:t>
      </w:r>
      <w:r w:rsidRPr="00FE74F3">
        <w:t>M</w:t>
      </w:r>
      <w:r w:rsidR="002E330B" w:rsidRPr="00FE74F3">
        <w:t xml:space="preserve">IM should only be able to </w:t>
      </w:r>
      <w:r w:rsidR="002E330B" w:rsidRPr="000D4E83">
        <w:rPr>
          <w:rStyle w:val="ItalicsPACKT"/>
          <w:i w:val="0"/>
          <w:color w:val="auto"/>
        </w:rPr>
        <w:t>create</w:t>
      </w:r>
      <w:r w:rsidR="002E330B" w:rsidRPr="00FE74F3">
        <w:t xml:space="preserve"> and </w:t>
      </w:r>
      <w:r w:rsidR="002E330B" w:rsidRPr="000D4E83">
        <w:rPr>
          <w:rStyle w:val="ItalicsPACKT"/>
          <w:i w:val="0"/>
          <w:color w:val="auto"/>
        </w:rPr>
        <w:t>manage</w:t>
      </w:r>
      <w:r w:rsidR="002E330B" w:rsidRPr="00FE74F3">
        <w:t xml:space="preserve"> the objects but not </w:t>
      </w:r>
      <w:r w:rsidR="002E330B" w:rsidRPr="000D4E83">
        <w:rPr>
          <w:rStyle w:val="ItalicsPACKT"/>
          <w:i w:val="0"/>
          <w:color w:val="auto"/>
        </w:rPr>
        <w:t>delete</w:t>
      </w:r>
      <w:r w:rsidR="002E330B" w:rsidRPr="00FE74F3">
        <w:t xml:space="preserve"> them, we need to adjust the permi</w:t>
      </w:r>
      <w:r w:rsidR="002E330B" w:rsidRPr="00FE74F3">
        <w:t>s</w:t>
      </w:r>
      <w:r w:rsidR="002E330B" w:rsidRPr="00FE74F3">
        <w:t>sions in order to use the least privileged approach.</w:t>
      </w:r>
    </w:p>
    <w:p w14:paraId="274A24D1" w14:textId="77777777" w:rsidR="002E330B" w:rsidRDefault="002E330B">
      <w:pPr>
        <w:pStyle w:val="Heading3"/>
      </w:pPr>
      <w:r>
        <w:t>Directory replication</w:t>
      </w:r>
    </w:p>
    <w:p w14:paraId="6273314D" w14:textId="77777777" w:rsidR="002E330B" w:rsidRDefault="002E330B">
      <w:pPr>
        <w:pStyle w:val="NormalPACKT"/>
      </w:pPr>
      <w:r>
        <w:t xml:space="preserve">When importing (reading) information from AD, it is possible to use what is called </w:t>
      </w:r>
      <w:r>
        <w:rPr>
          <w:rStyle w:val="KeyWordPACKT"/>
          <w:bCs/>
        </w:rPr>
        <w:t>delta</w:t>
      </w:r>
      <w:r w:rsidR="002D2CE7">
        <w:rPr>
          <w:rStyle w:val="KeyWordPACKT"/>
          <w:bCs/>
        </w:rPr>
        <w:fldChar w:fldCharType="begin"/>
      </w:r>
      <w:r>
        <w:rPr>
          <w:rStyle w:val="KeyWordPACKT"/>
          <w:bCs/>
        </w:rPr>
        <w:instrText>xe "delta:about"</w:instrText>
      </w:r>
      <w:r w:rsidR="002D2CE7">
        <w:rPr>
          <w:rStyle w:val="KeyWordPACKT"/>
          <w:bCs/>
        </w:rPr>
        <w:fldChar w:fldCharType="end"/>
      </w:r>
      <w:r>
        <w:t xml:space="preserve">. Delta means we only get the changes since the last time we checked. In order for the </w:t>
      </w:r>
      <w:r w:rsidR="00180949">
        <w:t>MIM</w:t>
      </w:r>
      <w:r>
        <w:t xml:space="preserve"> Active Directory Management Agent to read only the changes—the delta information in AD, it needs a special permission called </w:t>
      </w:r>
      <w:r>
        <w:rPr>
          <w:rStyle w:val="KeyWordPACKT"/>
          <w:bCs/>
        </w:rPr>
        <w:t>Replicating Directory Changes</w:t>
      </w:r>
      <w:r w:rsidR="002D2CE7">
        <w:rPr>
          <w:rStyle w:val="KeyWordPACKT"/>
          <w:bCs/>
        </w:rPr>
        <w:fldChar w:fldCharType="begin"/>
      </w:r>
      <w:r>
        <w:rPr>
          <w:rStyle w:val="KeyWordPACKT"/>
          <w:bCs/>
        </w:rPr>
        <w:instrText>xe "Active Directory:directory replication"</w:instrText>
      </w:r>
      <w:r w:rsidR="002D2CE7">
        <w:rPr>
          <w:rStyle w:val="KeyWordPACKT"/>
          <w:bCs/>
        </w:rPr>
        <w:fldChar w:fldCharType="end"/>
      </w:r>
      <w:r w:rsidR="002D2CE7">
        <w:rPr>
          <w:rStyle w:val="KeyWordPACKT"/>
          <w:bCs/>
        </w:rPr>
        <w:fldChar w:fldCharType="begin"/>
      </w:r>
      <w:r>
        <w:rPr>
          <w:rStyle w:val="KeyWordPACKT"/>
          <w:bCs/>
        </w:rPr>
        <w:instrText>xe "Replicating Directory Changes permission:about"</w:instrText>
      </w:r>
      <w:r w:rsidR="002D2CE7">
        <w:rPr>
          <w:rStyle w:val="KeyWordPACKT"/>
          <w:bCs/>
        </w:rPr>
        <w:fldChar w:fldCharType="end"/>
      </w:r>
      <w:r w:rsidR="002D2CE7">
        <w:rPr>
          <w:rStyle w:val="KeyWordPACKT"/>
          <w:bCs/>
        </w:rPr>
        <w:fldChar w:fldCharType="begin"/>
      </w:r>
      <w:r>
        <w:rPr>
          <w:rStyle w:val="KeyWordPACKT"/>
          <w:bCs/>
        </w:rPr>
        <w:instrText>xe "directory replication:about"</w:instrText>
      </w:r>
      <w:r w:rsidR="002D2CE7">
        <w:rPr>
          <w:rStyle w:val="KeyWordPACKT"/>
          <w:bCs/>
        </w:rPr>
        <w:fldChar w:fldCharType="end"/>
      </w:r>
      <w:r>
        <w:t xml:space="preserve"> at the domain level. </w:t>
      </w:r>
      <w:r w:rsidR="00714A1B">
        <w:t xml:space="preserve">If you do not perform this step you will receive the error “Replication access was denied” when you attempt to read AD object data. </w:t>
      </w:r>
      <w:r>
        <w:t xml:space="preserve">You can read more about this at </w:t>
      </w:r>
      <w:r>
        <w:rPr>
          <w:rStyle w:val="URLPACKT"/>
          <w:rFonts w:cs="Courier Std"/>
          <w:szCs w:val="19"/>
        </w:rPr>
        <w:t>http://support.microsoft.com/kb/303972</w:t>
      </w:r>
      <w:r>
        <w:t>.</w:t>
      </w:r>
    </w:p>
    <w:p w14:paraId="78374CD5" w14:textId="77777777" w:rsidR="002E330B" w:rsidRDefault="002E330B">
      <w:pPr>
        <w:pStyle w:val="NumberedBulletPACKT"/>
      </w:pPr>
      <w:r>
        <w:t xml:space="preserve">Open up the </w:t>
      </w:r>
      <w:r>
        <w:rPr>
          <w:rStyle w:val="ScreenTextPACKT"/>
          <w:bCs/>
        </w:rPr>
        <w:t>Security</w:t>
      </w:r>
      <w:r>
        <w:t xml:space="preserve"> tab in the domain (</w:t>
      </w:r>
      <w:r>
        <w:rPr>
          <w:rStyle w:val="CodeInTextPACKT"/>
          <w:rFonts w:cs="Courier Std"/>
          <w:szCs w:val="19"/>
        </w:rPr>
        <w:t>ad.company.com</w:t>
      </w:r>
      <w:r>
        <w:t xml:space="preserve"> for example).</w:t>
      </w:r>
    </w:p>
    <w:p w14:paraId="7C8B7CDD" w14:textId="77777777" w:rsidR="002E330B" w:rsidRDefault="002E330B">
      <w:pPr>
        <w:pStyle w:val="NumberedBulletEndPACKT"/>
        <w:spacing w:after="0"/>
      </w:pPr>
      <w:r>
        <w:t xml:space="preserve">You either create a group, if that is how you always do it, or you assign permission to the </w:t>
      </w:r>
      <w:r w:rsidR="00714A1B">
        <w:t>SVC-ADMA</w:t>
      </w:r>
      <w:r>
        <w:t xml:space="preserve"> account(s). You need to check the </w:t>
      </w:r>
      <w:r>
        <w:rPr>
          <w:rStyle w:val="ScreenTextPACKT"/>
          <w:bCs/>
        </w:rPr>
        <w:t>Allow</w:t>
      </w:r>
      <w:r>
        <w:t xml:space="preserve"> option for the </w:t>
      </w:r>
      <w:r>
        <w:rPr>
          <w:rStyle w:val="ScreenTextPACKT"/>
          <w:bCs/>
        </w:rPr>
        <w:t>Replicating Directory Changes</w:t>
      </w:r>
      <w:r>
        <w:t xml:space="preserve"> permission:</w:t>
      </w:r>
    </w:p>
    <w:p w14:paraId="0E42234C" w14:textId="77777777" w:rsidR="00DA7803" w:rsidRDefault="00DA7803">
      <w:pPr>
        <w:pStyle w:val="FigurePACKT"/>
        <w:rPr>
          <w:ins w:id="36" w:author="Amey Varangaonkar" w:date="2015-11-24T10:34:00Z"/>
        </w:rPr>
        <w:pPrChange w:id="37" w:author="Amey Varangaonkar" w:date="2015-11-24T11:26:00Z">
          <w:pPr>
            <w:pStyle w:val="NormalPACKT"/>
          </w:pPr>
        </w:pPrChange>
      </w:pPr>
      <w:r w:rsidRPr="006E19D1">
        <w:rPr>
          <w:noProof/>
          <w:lang w:val="en-IN" w:eastAsia="en-IN"/>
        </w:rPr>
        <w:lastRenderedPageBreak/>
        <w:drawing>
          <wp:inline distT="0" distB="0" distL="0" distR="0" wp14:anchorId="4DB54ED4" wp14:editId="3F9DFC6C">
            <wp:extent cx="4631690" cy="393954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1690" cy="3939540"/>
                    </a:xfrm>
                    <a:prstGeom prst="rect">
                      <a:avLst/>
                    </a:prstGeom>
                    <a:noFill/>
                    <a:ln>
                      <a:noFill/>
                    </a:ln>
                  </pic:spPr>
                </pic:pic>
              </a:graphicData>
            </a:graphic>
          </wp:inline>
        </w:drawing>
      </w:r>
    </w:p>
    <w:p w14:paraId="22C76092" w14:textId="4E3B5870" w:rsidR="00E81F9D" w:rsidRDefault="00E81F9D" w:rsidP="00E81F9D">
      <w:pPr>
        <w:pStyle w:val="LayoutInformationPACKT"/>
        <w:rPr>
          <w:ins w:id="38" w:author="Amey Varangaonkar" w:date="2015-11-24T10:39:00Z"/>
        </w:rPr>
      </w:pPr>
      <w:ins w:id="39" w:author="Amey Varangaonkar" w:date="2015-11-24T10:39:00Z">
        <w:r>
          <w:t>B04526_03_02.png</w:t>
        </w:r>
      </w:ins>
    </w:p>
    <w:p w14:paraId="55CAD761" w14:textId="55BC9608" w:rsidR="00E81F9D" w:rsidRPr="00DA7803" w:rsidDel="00E81F9D" w:rsidRDefault="00E81F9D" w:rsidP="00DA7803">
      <w:pPr>
        <w:pStyle w:val="NormalPACKT"/>
        <w:rPr>
          <w:del w:id="40" w:author="Amey Varangaonkar" w:date="2015-11-24T10:39:00Z"/>
        </w:rPr>
      </w:pPr>
    </w:p>
    <w:p w14:paraId="1A50DB93" w14:textId="77777777" w:rsidR="002E330B" w:rsidRDefault="00DA7803" w:rsidP="00DA7803">
      <w:pPr>
        <w:pStyle w:val="NormalPACKT"/>
        <w:rPr>
          <w:lang w:val="en-GB"/>
        </w:rPr>
      </w:pPr>
      <w:r>
        <w:t xml:space="preserve">Alternatively, a least privileged way </w:t>
      </w:r>
      <w:r w:rsidR="006B14CB">
        <w:t>is to go into the registry and create a DWORD value named</w:t>
      </w:r>
      <w:r>
        <w:t xml:space="preserve"> </w:t>
      </w:r>
      <w:commentRangeStart w:id="41"/>
      <w:r w:rsidRPr="00FE74F3">
        <w:rPr>
          <w:rStyle w:val="CodeInTextPACKT"/>
          <w:rPrChange w:id="42" w:author="Amey Varangaonkar" w:date="2015-11-24T11:26:00Z">
            <w:rPr/>
          </w:rPrChange>
        </w:rPr>
        <w:t>ADMAUseACLSecurity</w:t>
      </w:r>
      <w:r>
        <w:t xml:space="preserve"> </w:t>
      </w:r>
      <w:commentRangeEnd w:id="41"/>
      <w:r w:rsidR="00FE74F3">
        <w:rPr>
          <w:rStyle w:val="CommentReference"/>
          <w:rFonts w:ascii="Arial" w:hAnsi="Arial" w:cs="Arial"/>
          <w:bCs/>
        </w:rPr>
        <w:commentReference w:id="41"/>
      </w:r>
      <w:r w:rsidR="006B14CB">
        <w:t xml:space="preserve">and set it to </w:t>
      </w:r>
      <w:r>
        <w:t>1 which will tell the AD Management Agent to use the AD ACL permissions</w:t>
      </w:r>
      <w:r w:rsidR="006B14CB">
        <w:t xml:space="preserve"> rather than requiring the DIRSYNC permissions</w:t>
      </w:r>
      <w:r>
        <w:t>.</w:t>
      </w:r>
      <w:r w:rsidR="006B14CB">
        <w:t xml:space="preserve"> You will need to create the </w:t>
      </w:r>
      <w:r w:rsidR="004E405F">
        <w:t xml:space="preserve">value </w:t>
      </w:r>
      <w:r w:rsidR="004E405F" w:rsidRPr="00FE74F3">
        <w:rPr>
          <w:rStyle w:val="CodeInTextPACKT"/>
          <w:rPrChange w:id="43" w:author="Amey Varangaonkar" w:date="2015-11-24T11:26:00Z">
            <w:rPr/>
          </w:rPrChange>
        </w:rPr>
        <w:t>in SY</w:t>
      </w:r>
      <w:r w:rsidR="004E405F" w:rsidRPr="00FE74F3">
        <w:rPr>
          <w:rStyle w:val="CodeInTextPACKT"/>
          <w:rPrChange w:id="44" w:author="Amey Varangaonkar" w:date="2015-11-24T11:26:00Z">
            <w:rPr/>
          </w:rPrChange>
        </w:rPr>
        <w:t>S</w:t>
      </w:r>
      <w:r w:rsidR="004E405F" w:rsidRPr="00FE74F3">
        <w:rPr>
          <w:rStyle w:val="CodeInTextPACKT"/>
          <w:rPrChange w:id="45" w:author="Amey Varangaonkar" w:date="2015-11-24T11:26:00Z">
            <w:rPr/>
          </w:rPrChange>
        </w:rPr>
        <w:t>TEM\CurrentControlSet\Services\FIMSynchronizationService\Parameters</w:t>
      </w:r>
      <w:r w:rsidR="004E405F">
        <w:rPr>
          <w:rStyle w:val="KeyWordPACKT"/>
          <w:bCs/>
        </w:rPr>
        <w:t xml:space="preserve"> </w:t>
      </w:r>
      <w:r>
        <w:rPr>
          <w:rStyle w:val="KeyWordPACKT"/>
          <w:bCs/>
        </w:rPr>
        <w:fldChar w:fldCharType="begin"/>
      </w:r>
      <w:r>
        <w:rPr>
          <w:rStyle w:val="KeyWordPACKT"/>
          <w:bCs/>
        </w:rPr>
        <w:instrText>xe "delta:about"</w:instrText>
      </w:r>
      <w:r>
        <w:rPr>
          <w:rStyle w:val="KeyWordPACKT"/>
          <w:bCs/>
        </w:rPr>
        <w:fldChar w:fldCharType="end"/>
      </w:r>
    </w:p>
    <w:p w14:paraId="2B045C63" w14:textId="77777777" w:rsidR="002E330B" w:rsidRDefault="002E330B">
      <w:pPr>
        <w:pStyle w:val="Heading3"/>
      </w:pPr>
      <w:r>
        <w:t>Password reset</w:t>
      </w:r>
    </w:p>
    <w:p w14:paraId="61590E77" w14:textId="77777777" w:rsidR="002E330B" w:rsidRDefault="002E330B">
      <w:pPr>
        <w:pStyle w:val="NormalPACKT"/>
        <w:spacing w:after="0"/>
      </w:pPr>
      <w:r>
        <w:t>If you are implementi</w:t>
      </w:r>
      <w:r w:rsidR="00714A1B">
        <w:t>ng password synchronization and/</w:t>
      </w:r>
      <w:r>
        <w:t>or the Self-service Password Reset feature</w:t>
      </w:r>
      <w:r w:rsidR="002D2CE7">
        <w:fldChar w:fldCharType="begin"/>
      </w:r>
      <w:r>
        <w:instrText>xe "Active Directory:Self-service Password Reset feature"</w:instrText>
      </w:r>
      <w:r w:rsidR="002D2CE7">
        <w:fldChar w:fldCharType="end"/>
      </w:r>
      <w:r w:rsidR="002D2CE7">
        <w:fldChar w:fldCharType="begin"/>
      </w:r>
      <w:r>
        <w:instrText>xe "Self-service Password Reset feature:about"</w:instrText>
      </w:r>
      <w:r w:rsidR="002D2CE7">
        <w:fldChar w:fldCharType="end"/>
      </w:r>
      <w:r>
        <w:t xml:space="preserve">, you will need to assign permissions for that; details about this are given in </w:t>
      </w:r>
      <w:r>
        <w:rPr>
          <w:rStyle w:val="ChapterrefPACKT"/>
          <w:iCs/>
        </w:rPr>
        <w:t xml:space="preserve">Chapter </w:t>
      </w:r>
      <w:r w:rsidR="00714A1B">
        <w:rPr>
          <w:rStyle w:val="ChapterrefPACKT"/>
          <w:iCs/>
        </w:rPr>
        <w:t>9</w:t>
      </w:r>
      <w:r>
        <w:t xml:space="preserve">, </w:t>
      </w:r>
      <w:r w:rsidR="008F4B81">
        <w:rPr>
          <w:rStyle w:val="ItalicsPACKT"/>
          <w:iCs/>
        </w:rPr>
        <w:t>Password Management</w:t>
      </w:r>
      <w:r>
        <w:t>.</w:t>
      </w:r>
    </w:p>
    <w:p w14:paraId="308CD687" w14:textId="77777777" w:rsidR="002E330B" w:rsidRDefault="002E330B">
      <w:pPr>
        <w:pStyle w:val="Heading3"/>
      </w:pPr>
      <w:commentRangeStart w:id="46"/>
      <w:r>
        <w:t>Creating AD MA</w:t>
      </w:r>
      <w:commentRangeEnd w:id="46"/>
      <w:r w:rsidR="004C12AA">
        <w:rPr>
          <w:rStyle w:val="CommentReference"/>
          <w:b w:val="0"/>
          <w:bCs/>
          <w:iCs w:val="0"/>
          <w:color w:val="auto"/>
          <w:lang w:val="en-US"/>
        </w:rPr>
        <w:commentReference w:id="46"/>
      </w:r>
    </w:p>
    <w:p w14:paraId="260ED714" w14:textId="77777777" w:rsidR="002E330B" w:rsidRDefault="008F4B81">
      <w:pPr>
        <w:pStyle w:val="NormalPACKT"/>
      </w:pPr>
      <w:r>
        <w:t>In this segment, we will</w:t>
      </w:r>
      <w:r w:rsidR="002E330B">
        <w:t xml:space="preserve"> walk you through the steps for creating the </w:t>
      </w:r>
      <w:r w:rsidR="002D2CE7">
        <w:fldChar w:fldCharType="begin"/>
      </w:r>
      <w:r w:rsidR="002E330B">
        <w:instrText>xe "AD MA:about"</w:instrText>
      </w:r>
      <w:r w:rsidR="002D2CE7">
        <w:fldChar w:fldCharType="end"/>
      </w:r>
      <w:r w:rsidR="002E330B">
        <w:t>A</w:t>
      </w:r>
      <w:r>
        <w:t xml:space="preserve">ctive Directory Management Agent. We will slowly work through some of the new terms, but trying to </w:t>
      </w:r>
      <w:r>
        <w:lastRenderedPageBreak/>
        <w:t xml:space="preserve">discuss every term is a sure way for beginners to get lost in the product. </w:t>
      </w:r>
      <w:r w:rsidR="002E330B">
        <w:t xml:space="preserve">Some of these terms will be </w:t>
      </w:r>
      <w:r>
        <w:t>explained later on in this book</w:t>
      </w:r>
      <w:r w:rsidR="002E330B">
        <w:t xml:space="preserve"> as we start</w:t>
      </w:r>
      <w:r>
        <w:t xml:space="preserve"> to use more advanced features.</w:t>
      </w:r>
    </w:p>
    <w:p w14:paraId="225DF289" w14:textId="77777777" w:rsidR="002E330B" w:rsidRDefault="002E330B">
      <w:pPr>
        <w:pStyle w:val="NormalPACKT"/>
      </w:pPr>
      <w:r>
        <w:t xml:space="preserve">If you are curious to know about some terms right away, </w:t>
      </w:r>
      <w:r w:rsidR="008F4B81">
        <w:t xml:space="preserve">you can click </w:t>
      </w:r>
      <w:r>
        <w:t xml:space="preserve">the </w:t>
      </w:r>
      <w:r>
        <w:rPr>
          <w:rStyle w:val="ScreenTextPACKT"/>
          <w:bCs/>
        </w:rPr>
        <w:t>Help</w:t>
      </w:r>
      <w:r>
        <w:t xml:space="preserve"> button available on all the pages in the wizard.</w:t>
      </w:r>
    </w:p>
    <w:p w14:paraId="092E2433" w14:textId="77777777" w:rsidR="002E330B" w:rsidRDefault="008F4B81">
      <w:pPr>
        <w:pStyle w:val="NormalPACKT"/>
      </w:pPr>
      <w:r>
        <w:t>To begin</w:t>
      </w:r>
      <w:r w:rsidR="002E330B">
        <w:t xml:space="preserve">, you need to log in to </w:t>
      </w:r>
      <w:r>
        <w:t xml:space="preserve">your </w:t>
      </w:r>
      <w:r w:rsidR="00D36FA5">
        <w:t xml:space="preserve">MIM </w:t>
      </w:r>
      <w:r>
        <w:t xml:space="preserve">Synchronization </w:t>
      </w:r>
      <w:r w:rsidR="002E330B">
        <w:t xml:space="preserve">server using an account that is a member of the </w:t>
      </w:r>
      <w:r w:rsidR="002D2CE7">
        <w:fldChar w:fldCharType="begin"/>
      </w:r>
      <w:r w:rsidR="002E330B">
        <w:instrText>xe "FIMSyncAdmins group:about"</w:instrText>
      </w:r>
      <w:r w:rsidR="002D2CE7">
        <w:fldChar w:fldCharType="end"/>
      </w:r>
      <w:r w:rsidR="00D36FA5">
        <w:rPr>
          <w:rStyle w:val="CodeInTextPACKT"/>
          <w:rFonts w:cs="Courier Std"/>
          <w:szCs w:val="19"/>
        </w:rPr>
        <w:t>M</w:t>
      </w:r>
      <w:r w:rsidR="002E330B">
        <w:rPr>
          <w:rStyle w:val="CodeInTextPACKT"/>
          <w:rFonts w:cs="Courier Std"/>
          <w:szCs w:val="19"/>
        </w:rPr>
        <w:t>IMSyncAdmins</w:t>
      </w:r>
      <w:r w:rsidR="002E330B">
        <w:t xml:space="preserve"> group.</w:t>
      </w:r>
    </w:p>
    <w:p w14:paraId="4A2F755E" w14:textId="77777777" w:rsidR="002E330B" w:rsidRDefault="002E330B">
      <w:pPr>
        <w:pStyle w:val="NumberedBulletPACKT"/>
        <w:numPr>
          <w:ilvl w:val="0"/>
          <w:numId w:val="31"/>
        </w:numPr>
        <w:pPrChange w:id="47" w:author="Amey Varangaonkar" w:date="2015-11-24T11:28:00Z">
          <w:pPr>
            <w:pStyle w:val="NumberedBulletPACKT"/>
          </w:pPr>
        </w:pPrChange>
      </w:pPr>
      <w:r>
        <w:t xml:space="preserve">Start </w:t>
      </w:r>
      <w:r w:rsidR="00D36FA5">
        <w:t>M</w:t>
      </w:r>
      <w:r>
        <w:t xml:space="preserve">IM </w:t>
      </w:r>
      <w:r w:rsidR="00D36FA5" w:rsidRPr="004C12AA">
        <w:rPr>
          <w:rStyle w:val="ScreenTextPACKT"/>
          <w:bCs/>
        </w:rPr>
        <w:t>Synchronization Service Manager</w:t>
      </w:r>
      <w:r>
        <w:t>.</w:t>
      </w:r>
    </w:p>
    <w:p w14:paraId="19B683DF" w14:textId="77777777" w:rsidR="002E330B" w:rsidRDefault="002E330B">
      <w:pPr>
        <w:pStyle w:val="NumberedBulletPACKT"/>
      </w:pPr>
      <w:r>
        <w:t xml:space="preserve">Select the </w:t>
      </w:r>
      <w:r>
        <w:rPr>
          <w:rStyle w:val="ScreenTextPACKT"/>
          <w:bCs/>
        </w:rPr>
        <w:t>Management Agents</w:t>
      </w:r>
      <w:r>
        <w:t xml:space="preserve"> tool, and click </w:t>
      </w:r>
      <w:r>
        <w:rPr>
          <w:rStyle w:val="ScreenTextPACKT"/>
          <w:bCs/>
        </w:rPr>
        <w:t>Create Management Agent</w:t>
      </w:r>
      <w:r>
        <w:t xml:space="preserve"> in the </w:t>
      </w:r>
      <w:r>
        <w:rPr>
          <w:rStyle w:val="ScreenTextPACKT"/>
          <w:bCs/>
        </w:rPr>
        <w:t>Actions</w:t>
      </w:r>
      <w:r>
        <w:t xml:space="preserve"> pane.</w:t>
      </w:r>
    </w:p>
    <w:p w14:paraId="09EDCAFF" w14:textId="77777777" w:rsidR="00D36FA5" w:rsidRDefault="002D2CE7">
      <w:pPr>
        <w:pStyle w:val="FigurePACKT"/>
        <w:rPr>
          <w:ins w:id="48" w:author="Amey Varangaonkar" w:date="2015-11-24T10:34:00Z"/>
        </w:rPr>
        <w:pPrChange w:id="49" w:author="Amey Varangaonkar" w:date="2015-11-24T11:28:00Z">
          <w:pPr>
            <w:pStyle w:val="NumberedBulletPACKT"/>
          </w:pPr>
        </w:pPrChange>
      </w:pPr>
      <w:r w:rsidRPr="006E19D1">
        <w:rPr>
          <w:noProof/>
          <w:lang w:val="en-IN" w:eastAsia="en-IN"/>
        </w:rPr>
        <w:drawing>
          <wp:inline distT="0" distB="0" distL="0" distR="0" wp14:anchorId="2AE99A2C" wp14:editId="5ECC42C7">
            <wp:extent cx="4973955" cy="39052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3955" cy="3905250"/>
                    </a:xfrm>
                    <a:prstGeom prst="rect">
                      <a:avLst/>
                    </a:prstGeom>
                    <a:noFill/>
                    <a:ln>
                      <a:noFill/>
                    </a:ln>
                  </pic:spPr>
                </pic:pic>
              </a:graphicData>
            </a:graphic>
          </wp:inline>
        </w:drawing>
      </w:r>
    </w:p>
    <w:p w14:paraId="3ED4867A" w14:textId="4CCB12C0" w:rsidR="00E81F9D" w:rsidRDefault="00E81F9D" w:rsidP="00E81F9D">
      <w:pPr>
        <w:pStyle w:val="LayoutInformationPACKT"/>
        <w:rPr>
          <w:ins w:id="50" w:author="Amey Varangaonkar" w:date="2015-11-24T10:39:00Z"/>
        </w:rPr>
      </w:pPr>
      <w:ins w:id="51" w:author="Amey Varangaonkar" w:date="2015-11-24T10:39:00Z">
        <w:r>
          <w:t>B04526_03_0</w:t>
        </w:r>
      </w:ins>
      <w:ins w:id="52" w:author="Amey Varangaonkar" w:date="2015-11-24T10:41:00Z">
        <w:r>
          <w:t>3</w:t>
        </w:r>
      </w:ins>
      <w:ins w:id="53" w:author="Amey Varangaonkar" w:date="2015-11-24T10:39:00Z">
        <w:r>
          <w:t>.png</w:t>
        </w:r>
      </w:ins>
    </w:p>
    <w:p w14:paraId="61B577EE" w14:textId="259B210D" w:rsidR="00E81F9D" w:rsidDel="00E81F9D" w:rsidRDefault="00E81F9D">
      <w:pPr>
        <w:pStyle w:val="LayoutInformationPACKT"/>
        <w:rPr>
          <w:del w:id="54" w:author="Amey Varangaonkar" w:date="2015-11-24T10:41:00Z"/>
        </w:rPr>
        <w:pPrChange w:id="55" w:author="Amey Varangaonkar" w:date="2015-11-24T10:34:00Z">
          <w:pPr>
            <w:pStyle w:val="NumberedBulletPACKT"/>
          </w:pPr>
        </w:pPrChange>
      </w:pPr>
    </w:p>
    <w:p w14:paraId="029148F8" w14:textId="77777777" w:rsidR="002E330B" w:rsidRPr="00D36FA5" w:rsidRDefault="002E330B" w:rsidP="00D36FA5">
      <w:pPr>
        <w:pStyle w:val="NumberedBulletPACKT"/>
        <w:spacing w:after="0"/>
      </w:pPr>
      <w:r>
        <w:t xml:space="preserve">Select </w:t>
      </w:r>
      <w:r w:rsidR="002D2CE7">
        <w:fldChar w:fldCharType="begin"/>
      </w:r>
      <w:r>
        <w:instrText>xe "AD MA:creating"</w:instrText>
      </w:r>
      <w:r w:rsidR="002D2CE7">
        <w:fldChar w:fldCharType="end"/>
      </w:r>
      <w:r>
        <w:rPr>
          <w:rStyle w:val="ScreenTextPACKT"/>
          <w:bCs/>
        </w:rPr>
        <w:t>Active Directory Domain Services</w:t>
      </w:r>
      <w:r>
        <w:t xml:space="preserve"> in the </w:t>
      </w:r>
      <w:r>
        <w:rPr>
          <w:rStyle w:val="ScreenTextPACKT"/>
          <w:bCs/>
        </w:rPr>
        <w:t>Management agent for:</w:t>
      </w:r>
      <w:r w:rsidR="00D36FA5">
        <w:t xml:space="preserve"> drop-down list:</w:t>
      </w:r>
    </w:p>
    <w:p w14:paraId="1AA90BA4" w14:textId="77777777" w:rsidR="002E330B" w:rsidRDefault="002E330B">
      <w:pPr>
        <w:pStyle w:val="NumberedBulletPACKT"/>
        <w:spacing w:after="0"/>
      </w:pPr>
      <w:r>
        <w:t xml:space="preserve">Give the MA a descriptive name; at The </w:t>
      </w:r>
      <w:r w:rsidR="00D36FA5">
        <w:t xml:space="preserve">Financial </w:t>
      </w:r>
      <w:r>
        <w:t xml:space="preserve">Company we simply call it </w:t>
      </w:r>
      <w:r>
        <w:rPr>
          <w:rStyle w:val="ScreenTextPACKT"/>
          <w:bCs/>
        </w:rPr>
        <w:t>AD</w:t>
      </w:r>
      <w:r>
        <w:t>:</w:t>
      </w:r>
    </w:p>
    <w:p w14:paraId="6230593C" w14:textId="77777777" w:rsidR="002E330B" w:rsidRDefault="004E405F">
      <w:pPr>
        <w:pStyle w:val="FigurePACKT"/>
        <w:rPr>
          <w:ins w:id="56" w:author="Amey Varangaonkar" w:date="2015-11-24T10:34:00Z"/>
        </w:rPr>
        <w:pPrChange w:id="57" w:author="Amey Varangaonkar" w:date="2015-11-24T11:28:00Z">
          <w:pPr>
            <w:pStyle w:val="FigureWithinBulletPACKT"/>
            <w:jc w:val="left"/>
          </w:pPr>
        </w:pPrChange>
      </w:pPr>
      <w:commentRangeStart w:id="58"/>
      <w:r>
        <w:rPr>
          <w:noProof/>
          <w:lang w:val="en-IN" w:eastAsia="en-IN"/>
        </w:rPr>
        <w:lastRenderedPageBreak/>
        <w:drawing>
          <wp:inline distT="0" distB="0" distL="0" distR="0" wp14:anchorId="5D2AC05B" wp14:editId="4C224AC2">
            <wp:extent cx="4076700" cy="1514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1514475"/>
                    </a:xfrm>
                    <a:prstGeom prst="rect">
                      <a:avLst/>
                    </a:prstGeom>
                  </pic:spPr>
                </pic:pic>
              </a:graphicData>
            </a:graphic>
          </wp:inline>
        </w:drawing>
      </w:r>
      <w:commentRangeEnd w:id="58"/>
      <w:r w:rsidR="004C12AA">
        <w:rPr>
          <w:rStyle w:val="CommentReference"/>
          <w:rFonts w:ascii="Arial" w:hAnsi="Arial" w:cs="Arial"/>
          <w:bCs/>
          <w:lang w:val="en-US"/>
        </w:rPr>
        <w:commentReference w:id="58"/>
      </w:r>
    </w:p>
    <w:p w14:paraId="7A37BA6D" w14:textId="49AA87E6" w:rsidR="00E81F9D" w:rsidRDefault="00E81F9D" w:rsidP="00E81F9D">
      <w:pPr>
        <w:pStyle w:val="LayoutInformationPACKT"/>
        <w:rPr>
          <w:ins w:id="59" w:author="Amey Varangaonkar" w:date="2015-11-24T10:39:00Z"/>
        </w:rPr>
      </w:pPr>
      <w:ins w:id="60" w:author="Amey Varangaonkar" w:date="2015-11-24T10:39:00Z">
        <w:r>
          <w:t>B04526_03_0</w:t>
        </w:r>
      </w:ins>
      <w:ins w:id="61" w:author="Amey Varangaonkar" w:date="2015-11-24T10:41:00Z">
        <w:r>
          <w:t>4</w:t>
        </w:r>
      </w:ins>
      <w:ins w:id="62" w:author="Amey Varangaonkar" w:date="2015-11-24T10:39:00Z">
        <w:r>
          <w:t>.png</w:t>
        </w:r>
      </w:ins>
    </w:p>
    <w:p w14:paraId="09C6E18C" w14:textId="2E2C4C6F" w:rsidR="00E81F9D" w:rsidDel="00E81F9D" w:rsidRDefault="00E81F9D">
      <w:pPr>
        <w:pStyle w:val="LayoutInformationPACKT"/>
        <w:rPr>
          <w:del w:id="63" w:author="Amey Varangaonkar" w:date="2015-11-24T10:41:00Z"/>
        </w:rPr>
        <w:pPrChange w:id="64" w:author="Amey Varangaonkar" w:date="2015-11-24T10:34:00Z">
          <w:pPr>
            <w:pStyle w:val="FigureWithinBulletPACKT"/>
            <w:jc w:val="left"/>
          </w:pPr>
        </w:pPrChange>
      </w:pPr>
    </w:p>
    <w:p w14:paraId="73DC4EA7" w14:textId="77777777" w:rsidR="002E330B" w:rsidRDefault="002E330B">
      <w:pPr>
        <w:pStyle w:val="NumberedBulletPACKT"/>
        <w:spacing w:after="0"/>
      </w:pPr>
      <w:r>
        <w:t xml:space="preserve">The </w:t>
      </w:r>
      <w:r w:rsidR="002D2CE7">
        <w:fldChar w:fldCharType="begin"/>
      </w:r>
      <w:r>
        <w:instrText>xe "AD MA:creating"</w:instrText>
      </w:r>
      <w:r w:rsidR="002D2CE7">
        <w:fldChar w:fldCharType="end"/>
      </w:r>
      <w:r>
        <w:t xml:space="preserve">AD MA connects to the Active Directory forest, and not to a specific domain in the forest. We decide later on which domain in the forest to connect to. When connecting to the AD forest, we configure the account used for the connection. </w:t>
      </w:r>
      <w:r w:rsidR="00D36FA5">
        <w:t>We will</w:t>
      </w:r>
      <w:r>
        <w:t xml:space="preserve"> use the </w:t>
      </w:r>
      <w:r w:rsidR="00D36FA5">
        <w:t>SVC</w:t>
      </w:r>
      <w:r>
        <w:rPr>
          <w:rStyle w:val="CodeInTextPACKT"/>
          <w:rFonts w:cs="Courier Std"/>
          <w:szCs w:val="19"/>
        </w:rPr>
        <w:t>-</w:t>
      </w:r>
      <w:r w:rsidR="00D36FA5">
        <w:rPr>
          <w:rStyle w:val="CodeInTextPACKT"/>
          <w:rFonts w:cs="Courier Std"/>
          <w:szCs w:val="19"/>
        </w:rPr>
        <w:t>ADMA</w:t>
      </w:r>
      <w:r>
        <w:t xml:space="preserve"> account. </w:t>
      </w:r>
      <w:r w:rsidR="00D36FA5">
        <w:t>The</w:t>
      </w:r>
      <w:r>
        <w:t xml:space="preserve"> </w:t>
      </w:r>
      <w:r>
        <w:rPr>
          <w:rStyle w:val="ScreenTextPACKT"/>
          <w:bCs/>
        </w:rPr>
        <w:t>Options…</w:t>
      </w:r>
      <w:r>
        <w:t xml:space="preserve"> button</w:t>
      </w:r>
      <w:r w:rsidR="00D36FA5">
        <w:t xml:space="preserve"> allows you to change the default LDAP connection options</w:t>
      </w:r>
      <w:r>
        <w:t xml:space="preserve">. It is recommended that you leave the default </w:t>
      </w:r>
      <w:r>
        <w:rPr>
          <w:rStyle w:val="ScreenTextPACKT"/>
          <w:bCs/>
        </w:rPr>
        <w:t>Sign and Encrypt LDAP Traffic</w:t>
      </w:r>
      <w:r>
        <w:t xml:space="preserve"> option as it is:</w:t>
      </w:r>
    </w:p>
    <w:p w14:paraId="65C2402C" w14:textId="77777777" w:rsidR="002E330B" w:rsidRDefault="004E405F">
      <w:pPr>
        <w:pStyle w:val="FigurePACKT"/>
        <w:rPr>
          <w:ins w:id="65" w:author="Amey Varangaonkar" w:date="2015-11-24T10:34:00Z"/>
        </w:rPr>
        <w:pPrChange w:id="66" w:author="Amey Varangaonkar" w:date="2015-11-24T11:30:00Z">
          <w:pPr>
            <w:pStyle w:val="FigureWithinBulletPACKT"/>
            <w:jc w:val="left"/>
          </w:pPr>
        </w:pPrChange>
      </w:pPr>
      <w:r>
        <w:rPr>
          <w:noProof/>
          <w:lang w:val="en-IN" w:eastAsia="en-IN"/>
        </w:rPr>
        <w:drawing>
          <wp:inline distT="0" distB="0" distL="0" distR="0" wp14:anchorId="5A9ADD4D" wp14:editId="0228B13D">
            <wp:extent cx="3248025" cy="1304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025" cy="1304925"/>
                    </a:xfrm>
                    <a:prstGeom prst="rect">
                      <a:avLst/>
                    </a:prstGeom>
                  </pic:spPr>
                </pic:pic>
              </a:graphicData>
            </a:graphic>
          </wp:inline>
        </w:drawing>
      </w:r>
    </w:p>
    <w:p w14:paraId="46F7EC12" w14:textId="7EA48E76" w:rsidR="00E81F9D" w:rsidRDefault="00E81F9D" w:rsidP="00E81F9D">
      <w:pPr>
        <w:pStyle w:val="LayoutInformationPACKT"/>
        <w:rPr>
          <w:ins w:id="67" w:author="Amey Varangaonkar" w:date="2015-11-24T10:39:00Z"/>
        </w:rPr>
      </w:pPr>
      <w:ins w:id="68" w:author="Amey Varangaonkar" w:date="2015-11-24T10:39:00Z">
        <w:r>
          <w:t>B04526_03_0</w:t>
        </w:r>
      </w:ins>
      <w:ins w:id="69" w:author="Amey Varangaonkar" w:date="2015-11-24T10:41:00Z">
        <w:r>
          <w:t>5</w:t>
        </w:r>
      </w:ins>
      <w:ins w:id="70" w:author="Amey Varangaonkar" w:date="2015-11-24T10:39:00Z">
        <w:r>
          <w:t>.png</w:t>
        </w:r>
      </w:ins>
    </w:p>
    <w:p w14:paraId="180D4576" w14:textId="09FA3663" w:rsidR="00E81F9D" w:rsidDel="00E81F9D" w:rsidRDefault="00E81F9D">
      <w:pPr>
        <w:pStyle w:val="LayoutInformationPACKT"/>
        <w:rPr>
          <w:del w:id="71" w:author="Amey Varangaonkar" w:date="2015-11-24T10:41:00Z"/>
        </w:rPr>
        <w:pPrChange w:id="72" w:author="Amey Varangaonkar" w:date="2015-11-24T10:34:00Z">
          <w:pPr>
            <w:pStyle w:val="FigureWithinBulletPACKT"/>
            <w:jc w:val="left"/>
          </w:pPr>
        </w:pPrChange>
      </w:pPr>
    </w:p>
    <w:p w14:paraId="6824BA37" w14:textId="77777777" w:rsidR="007A454A" w:rsidRDefault="002E330B">
      <w:pPr>
        <w:pStyle w:val="NumberedBulletPACKT"/>
        <w:spacing w:after="0"/>
      </w:pPr>
      <w:r>
        <w:t xml:space="preserve">In the </w:t>
      </w:r>
      <w:r w:rsidR="002D2CE7">
        <w:fldChar w:fldCharType="begin"/>
      </w:r>
      <w:r>
        <w:instrText>xe "AD MA:creating"</w:instrText>
      </w:r>
      <w:r w:rsidR="002D2CE7">
        <w:fldChar w:fldCharType="end"/>
      </w:r>
      <w:r>
        <w:rPr>
          <w:rStyle w:val="ScreenTextPACKT"/>
          <w:bCs/>
        </w:rPr>
        <w:t>Configure Directory Partitions</w:t>
      </w:r>
      <w:r>
        <w:t xml:space="preserve"> section, select the domain partition </w:t>
      </w:r>
      <w:r>
        <w:rPr>
          <w:rStyle w:val="ScreenTextPACKT"/>
          <w:bCs/>
        </w:rPr>
        <w:t>DC=</w:t>
      </w:r>
      <w:r w:rsidR="007A454A">
        <w:rPr>
          <w:rStyle w:val="ScreenTextPACKT"/>
          <w:bCs/>
        </w:rPr>
        <w:t>thefinancialcompany</w:t>
      </w:r>
      <w:r>
        <w:rPr>
          <w:rStyle w:val="ScreenTextPACKT"/>
          <w:bCs/>
        </w:rPr>
        <w:t>,DC=</w:t>
      </w:r>
      <w:r w:rsidR="007A454A">
        <w:rPr>
          <w:rStyle w:val="ScreenTextPACKT"/>
          <w:bCs/>
        </w:rPr>
        <w:t>net</w:t>
      </w:r>
      <w:r>
        <w:t xml:space="preserve">. If you want </w:t>
      </w:r>
      <w:r w:rsidR="007A454A">
        <w:t>M</w:t>
      </w:r>
      <w:r>
        <w:t xml:space="preserve">IM to use a preferred set of domain controllers, check </w:t>
      </w:r>
      <w:r>
        <w:rPr>
          <w:rStyle w:val="ScreenTextPACKT"/>
          <w:bCs/>
        </w:rPr>
        <w:t>Only use preferred domain controllers</w:t>
      </w:r>
      <w:r>
        <w:t xml:space="preserve"> and click the </w:t>
      </w:r>
      <w:r>
        <w:rPr>
          <w:rStyle w:val="ScreenTextPACKT"/>
          <w:bCs/>
        </w:rPr>
        <w:t>Configure…</w:t>
      </w:r>
      <w:r>
        <w:t xml:space="preserve"> button to choose the ones you want </w:t>
      </w:r>
      <w:r w:rsidR="007A454A">
        <w:t>M</w:t>
      </w:r>
      <w:r>
        <w:t xml:space="preserve">IM to use. </w:t>
      </w:r>
      <w:r w:rsidR="007A454A">
        <w:t>Specifying a preferred domain controller or domain controllers means MIM will only use those domain controller(s). If you were to specify a single domain controller and that domain controller is down for maintenance or decommissioned, MIM will need to be changed to add a usable domain controller.</w:t>
      </w:r>
    </w:p>
    <w:p w14:paraId="6408AED6" w14:textId="5F052EA2" w:rsidR="007A454A" w:rsidDel="00E81F9D" w:rsidRDefault="007A454A">
      <w:pPr>
        <w:pStyle w:val="NumberedBulletPACKT"/>
        <w:spacing w:after="0"/>
        <w:rPr>
          <w:del w:id="73" w:author="Amey Varangaonkar" w:date="2015-11-24T10:41:00Z"/>
        </w:rPr>
      </w:pPr>
    </w:p>
    <w:p w14:paraId="3C28464C" w14:textId="77777777" w:rsidR="002E330B" w:rsidRDefault="002E330B" w:rsidP="007A454A">
      <w:pPr>
        <w:pStyle w:val="NumberedBulletPACKT"/>
        <w:spacing w:after="0"/>
      </w:pPr>
      <w:r>
        <w:t xml:space="preserve">The default is to work with the whole domain; but we do not want that, so let’s click the </w:t>
      </w:r>
      <w:r>
        <w:rPr>
          <w:rStyle w:val="ScreenTextPACKT"/>
          <w:bCs/>
        </w:rPr>
        <w:t>Containers…</w:t>
      </w:r>
      <w:r w:rsidR="007A454A">
        <w:t xml:space="preserve"> button. </w:t>
      </w:r>
      <w:r>
        <w:t xml:space="preserve">In the </w:t>
      </w:r>
      <w:r w:rsidR="002D2CE7">
        <w:fldChar w:fldCharType="begin"/>
      </w:r>
      <w:r>
        <w:instrText>xe "AD MA:creating"</w:instrText>
      </w:r>
      <w:r w:rsidR="002D2CE7">
        <w:fldChar w:fldCharType="end"/>
      </w:r>
      <w:r>
        <w:rPr>
          <w:rStyle w:val="ScreenTextPACKT"/>
          <w:bCs/>
        </w:rPr>
        <w:t>Select Containers</w:t>
      </w:r>
      <w:r>
        <w:t xml:space="preserve"> dialog, uncheck the domain (top) level, thereby unselecting all the options.</w:t>
      </w:r>
      <w:r w:rsidR="007A454A">
        <w:t xml:space="preserve"> </w:t>
      </w:r>
      <w:r>
        <w:t xml:space="preserve">Then select the </w:t>
      </w:r>
      <w:r>
        <w:lastRenderedPageBreak/>
        <w:t xml:space="preserve">containers you want </w:t>
      </w:r>
      <w:r w:rsidR="007A454A">
        <w:t>M</w:t>
      </w:r>
      <w:r>
        <w:t xml:space="preserve">IM to manage. In our example, we select the </w:t>
      </w:r>
      <w:r w:rsidR="00080508">
        <w:rPr>
          <w:rStyle w:val="ScreenTextPACKT"/>
          <w:bCs/>
        </w:rPr>
        <w:t>TFC Users</w:t>
      </w:r>
      <w:r w:rsidR="00080508">
        <w:t xml:space="preserve"> OU</w:t>
      </w:r>
      <w:r>
        <w:t>:</w:t>
      </w:r>
    </w:p>
    <w:p w14:paraId="701DA36E" w14:textId="77777777" w:rsidR="002E330B" w:rsidRDefault="002D2CE7">
      <w:pPr>
        <w:pStyle w:val="FigurePACKT"/>
        <w:rPr>
          <w:ins w:id="74" w:author="Amey Varangaonkar" w:date="2015-11-24T10:34:00Z"/>
        </w:rPr>
        <w:pPrChange w:id="75" w:author="Amey Varangaonkar" w:date="2015-11-24T10:34:00Z">
          <w:pPr>
            <w:pStyle w:val="FigureWithinBulletPACKT"/>
            <w:jc w:val="left"/>
          </w:pPr>
        </w:pPrChange>
      </w:pPr>
      <w:r w:rsidRPr="006E19D1">
        <w:rPr>
          <w:noProof/>
          <w:lang w:val="en-IN" w:eastAsia="en-IN"/>
        </w:rPr>
        <w:drawing>
          <wp:inline distT="0" distB="0" distL="0" distR="0" wp14:anchorId="6E24119A" wp14:editId="78C433BC">
            <wp:extent cx="4221480" cy="4084955"/>
            <wp:effectExtent l="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1480" cy="4084955"/>
                    </a:xfrm>
                    <a:prstGeom prst="rect">
                      <a:avLst/>
                    </a:prstGeom>
                    <a:noFill/>
                    <a:ln>
                      <a:noFill/>
                    </a:ln>
                  </pic:spPr>
                </pic:pic>
              </a:graphicData>
            </a:graphic>
          </wp:inline>
        </w:drawing>
      </w:r>
    </w:p>
    <w:p w14:paraId="30284DC6" w14:textId="42D85C46" w:rsidR="00E81F9D" w:rsidRDefault="00E81F9D" w:rsidP="00E81F9D">
      <w:pPr>
        <w:pStyle w:val="LayoutInformationPACKT"/>
        <w:rPr>
          <w:ins w:id="76" w:author="Amey Varangaonkar" w:date="2015-11-24T10:39:00Z"/>
        </w:rPr>
      </w:pPr>
      <w:ins w:id="77" w:author="Amey Varangaonkar" w:date="2015-11-24T10:39:00Z">
        <w:r>
          <w:t>B04526_03_0</w:t>
        </w:r>
      </w:ins>
      <w:ins w:id="78" w:author="Amey Varangaonkar" w:date="2015-11-24T10:41:00Z">
        <w:r>
          <w:t>6</w:t>
        </w:r>
      </w:ins>
      <w:ins w:id="79" w:author="Amey Varangaonkar" w:date="2015-11-24T10:39:00Z">
        <w:r>
          <w:t>.png</w:t>
        </w:r>
      </w:ins>
    </w:p>
    <w:p w14:paraId="502E7A89" w14:textId="0158BC61" w:rsidR="00E81F9D" w:rsidDel="00E81F9D" w:rsidRDefault="00E81F9D">
      <w:pPr>
        <w:pStyle w:val="LayoutInformationPACKT"/>
        <w:rPr>
          <w:del w:id="80" w:author="Amey Varangaonkar" w:date="2015-11-24T10:41:00Z"/>
        </w:rPr>
        <w:pPrChange w:id="81" w:author="Amey Varangaonkar" w:date="2015-11-24T10:34:00Z">
          <w:pPr>
            <w:pStyle w:val="FigureWithinBulletPACKT"/>
            <w:jc w:val="left"/>
          </w:pPr>
        </w:pPrChange>
      </w:pPr>
    </w:p>
    <w:p w14:paraId="3C139A4A" w14:textId="77777777" w:rsidR="002E330B" w:rsidRDefault="002E330B">
      <w:pPr>
        <w:pStyle w:val="NumberedBulletPACKT"/>
        <w:spacing w:after="0"/>
      </w:pPr>
      <w:r>
        <w:t xml:space="preserve">On the </w:t>
      </w:r>
      <w:r w:rsidR="002D2CE7">
        <w:fldChar w:fldCharType="begin"/>
      </w:r>
      <w:r>
        <w:instrText>xe "AD MA:creating"</w:instrText>
      </w:r>
      <w:r w:rsidR="002D2CE7">
        <w:fldChar w:fldCharType="end"/>
      </w:r>
      <w:r>
        <w:rPr>
          <w:rStyle w:val="ScreenTextPACKT"/>
          <w:bCs/>
        </w:rPr>
        <w:t>Configure Provision Hierarchy</w:t>
      </w:r>
      <w:r>
        <w:t xml:space="preserve"> page, we do not need to change anything; just click </w:t>
      </w:r>
      <w:r>
        <w:rPr>
          <w:rStyle w:val="ScreenTextPACKT"/>
          <w:bCs/>
        </w:rPr>
        <w:t>Next</w:t>
      </w:r>
      <w:r>
        <w:t>:</w:t>
      </w:r>
    </w:p>
    <w:p w14:paraId="5712CEF1" w14:textId="682ADF02" w:rsidR="002E330B" w:rsidDel="008B1A70" w:rsidRDefault="002E330B">
      <w:pPr>
        <w:pStyle w:val="InformationBoxPACKT"/>
        <w:rPr>
          <w:del w:id="82" w:author="Amey Varangaonkar" w:date="2015-11-24T11:30:00Z"/>
        </w:rPr>
        <w:pPrChange w:id="83" w:author="Amey Varangaonkar" w:date="2015-11-24T11:31:00Z">
          <w:pPr>
            <w:pStyle w:val="FigureWithinBulletPACKT"/>
          </w:pPr>
        </w:pPrChange>
      </w:pPr>
      <w:commentRangeStart w:id="84"/>
    </w:p>
    <w:p w14:paraId="0799C706" w14:textId="77777777" w:rsidR="00F3153F" w:rsidRDefault="00F3153F">
      <w:pPr>
        <w:pStyle w:val="InformationBoxPACKT"/>
        <w:pPrChange w:id="85" w:author="Amey Varangaonkar" w:date="2015-11-24T11:31:00Z">
          <w:pPr>
            <w:pStyle w:val="BulletWithoutBulletWithinBulletEndPACKT"/>
          </w:pPr>
        </w:pPrChange>
      </w:pPr>
      <w:r>
        <w:t>Provision Hierarchy means MIM can automatically create a missing OU if needed during provisioning. In our example, if we configured MIM to provision Active Directory accounts to an OU named TFC User Accounts, which does not exist, rather than throwing an error message MIM would create the OU.</w:t>
      </w:r>
      <w:commentRangeEnd w:id="84"/>
      <w:r w:rsidR="008B1A70">
        <w:rPr>
          <w:rStyle w:val="CommentReference"/>
          <w:rFonts w:ascii="Arial" w:hAnsi="Arial" w:cs="Arial"/>
          <w:bCs/>
        </w:rPr>
        <w:commentReference w:id="84"/>
      </w:r>
    </w:p>
    <w:p w14:paraId="3174F1FE" w14:textId="77777777" w:rsidR="002E330B" w:rsidRDefault="002E330B" w:rsidP="00F3153F">
      <w:pPr>
        <w:pStyle w:val="NumberedBulletPACKT"/>
        <w:spacing w:after="0"/>
      </w:pPr>
      <w:r>
        <w:t xml:space="preserve">In the </w:t>
      </w:r>
      <w:r>
        <w:rPr>
          <w:rStyle w:val="ScreenTextPACKT"/>
          <w:bCs/>
        </w:rPr>
        <w:t>Select Object Types</w:t>
      </w:r>
      <w:r>
        <w:t xml:space="preserve"> page, select the object types, which you know </w:t>
      </w:r>
      <w:r w:rsidR="00F3153F">
        <w:t>M</w:t>
      </w:r>
      <w:r>
        <w:t xml:space="preserve">IM needs to manage. </w:t>
      </w:r>
      <w:r w:rsidR="00F3153F">
        <w:t>Keep the defaults and add only what you need. D</w:t>
      </w:r>
      <w:r>
        <w:t xml:space="preserve">o not deselect the default </w:t>
      </w:r>
      <w:r>
        <w:rPr>
          <w:rStyle w:val="ScreenTextPACKT"/>
          <w:bCs/>
        </w:rPr>
        <w:t>Container</w:t>
      </w:r>
      <w:r>
        <w:t xml:space="preserve">, </w:t>
      </w:r>
      <w:r>
        <w:rPr>
          <w:rStyle w:val="ScreenTextPACKT"/>
          <w:bCs/>
        </w:rPr>
        <w:t>domainDNS</w:t>
      </w:r>
      <w:r>
        <w:t xml:space="preserve"> and </w:t>
      </w:r>
      <w:r>
        <w:rPr>
          <w:rStyle w:val="ScreenTextPACKT"/>
          <w:bCs/>
        </w:rPr>
        <w:t>organizationalUnit</w:t>
      </w:r>
      <w:r w:rsidR="00F3153F">
        <w:t xml:space="preserve"> object </w:t>
      </w:r>
      <w:r w:rsidR="00F3153F">
        <w:lastRenderedPageBreak/>
        <w:t xml:space="preserve">types because </w:t>
      </w:r>
      <w:r>
        <w:t xml:space="preserve">these are required for </w:t>
      </w:r>
      <w:r w:rsidR="00F3153F">
        <w:t>M</w:t>
      </w:r>
      <w:r>
        <w:t xml:space="preserve">IM to know </w:t>
      </w:r>
      <w:r>
        <w:rPr>
          <w:rStyle w:val="ItalicsPACKT"/>
          <w:iCs/>
        </w:rPr>
        <w:t>where</w:t>
      </w:r>
      <w:r>
        <w:t xml:space="preserve"> in AD the objects reside. </w:t>
      </w:r>
      <w:r w:rsidR="00F3153F">
        <w:t>D</w:t>
      </w:r>
      <w:r>
        <w:t xml:space="preserve">o not select object types you have no need for. Initially, The </w:t>
      </w:r>
      <w:r w:rsidR="00F3153F">
        <w:t xml:space="preserve">Financial </w:t>
      </w:r>
      <w:r>
        <w:t xml:space="preserve">Company has no need for the </w:t>
      </w:r>
      <w:r>
        <w:rPr>
          <w:rStyle w:val="ScreenTextPACKT"/>
          <w:bCs/>
        </w:rPr>
        <w:t>contact</w:t>
      </w:r>
      <w:r>
        <w:t xml:space="preserve"> object type so we do not select it. </w:t>
      </w:r>
      <w:r w:rsidR="00F3153F">
        <w:t>If we need any of these objects in the future we can only change the configuration.</w:t>
      </w:r>
    </w:p>
    <w:p w14:paraId="6E747BAE" w14:textId="05942042" w:rsidR="00F3153F" w:rsidRPr="00F3153F" w:rsidDel="008B50EE" w:rsidRDefault="00F3153F" w:rsidP="00F3153F">
      <w:pPr>
        <w:pStyle w:val="NumberedBulletPACKT"/>
        <w:spacing w:after="0"/>
        <w:rPr>
          <w:del w:id="86" w:author="Amey Varangaonkar" w:date="2015-11-24T11:32:00Z"/>
        </w:rPr>
      </w:pPr>
    </w:p>
    <w:p w14:paraId="05B9BD52" w14:textId="19FD64A9" w:rsidR="002E330B" w:rsidRDefault="002E330B" w:rsidP="00F3153F">
      <w:pPr>
        <w:pStyle w:val="NumberedBulletPACKT"/>
        <w:spacing w:after="0"/>
      </w:pPr>
      <w:r>
        <w:t xml:space="preserve">Select the </w:t>
      </w:r>
      <w:r w:rsidR="002D2CE7">
        <w:fldChar w:fldCharType="begin"/>
      </w:r>
      <w:r>
        <w:instrText>xe "AD MA:creating"</w:instrText>
      </w:r>
      <w:r w:rsidR="002D2CE7">
        <w:fldChar w:fldCharType="end"/>
      </w:r>
      <w:r>
        <w:t xml:space="preserve">attributes that you know you need. Needs will be discussed in the following chapters, and we will make frequent changes to this configuration. If you check </w:t>
      </w:r>
      <w:r>
        <w:rPr>
          <w:rStyle w:val="ScreenTextPACKT"/>
          <w:bCs/>
        </w:rPr>
        <w:t>Show All</w:t>
      </w:r>
      <w:r>
        <w:t xml:space="preserve">, it will display </w:t>
      </w:r>
      <w:r w:rsidR="00F3153F">
        <w:t xml:space="preserve">your </w:t>
      </w:r>
      <w:r>
        <w:t xml:space="preserve">complete </w:t>
      </w:r>
      <w:r w:rsidR="00F3153F">
        <w:t xml:space="preserve">AD schema </w:t>
      </w:r>
      <w:r w:rsidR="00B24DBB">
        <w:t>which includes a</w:t>
      </w:r>
      <w:r w:rsidR="00F3153F">
        <w:t xml:space="preserve">ny custom schema changes </w:t>
      </w:r>
      <w:r w:rsidR="00B24DBB">
        <w:t>you have made</w:t>
      </w:r>
      <w:r>
        <w:t xml:space="preserve">. </w:t>
      </w:r>
      <w:r w:rsidR="00F3153F">
        <w:t>There are a few sp</w:t>
      </w:r>
      <w:r>
        <w:t xml:space="preserve">ecial </w:t>
      </w:r>
      <w:r w:rsidR="00F3153F">
        <w:t xml:space="preserve">attribute, </w:t>
      </w:r>
      <w:r>
        <w:rPr>
          <w:rStyle w:val="ScreenTextPACKT"/>
          <w:bCs/>
        </w:rPr>
        <w:t>objectSid</w:t>
      </w:r>
      <w:r>
        <w:t xml:space="preserve"> and </w:t>
      </w:r>
      <w:r>
        <w:rPr>
          <w:rStyle w:val="ScreenTextPACKT"/>
          <w:bCs/>
        </w:rPr>
        <w:t>sAMAccountName</w:t>
      </w:r>
      <w:r w:rsidR="00F3153F">
        <w:t xml:space="preserve">, </w:t>
      </w:r>
      <w:r w:rsidR="00B24DBB">
        <w:t xml:space="preserve">that </w:t>
      </w:r>
      <w:r w:rsidR="00F3153F">
        <w:t>are</w:t>
      </w:r>
      <w:r>
        <w:t xml:space="preserve"> required if </w:t>
      </w:r>
      <w:r w:rsidR="00F3153F">
        <w:t>you</w:t>
      </w:r>
      <w:r>
        <w:t xml:space="preserve"> want users to access </w:t>
      </w:r>
      <w:r w:rsidR="00F3153F">
        <w:t>the M</w:t>
      </w:r>
      <w:r>
        <w:t>IM</w:t>
      </w:r>
      <w:r w:rsidR="00F3153F">
        <w:t xml:space="preserve"> Portal.</w:t>
      </w:r>
      <w:r w:rsidR="001748AE">
        <w:t xml:space="preserve"> For our basic demonstration make sure the following attributes are checked: </w:t>
      </w:r>
      <w:r w:rsidR="001748AE" w:rsidRPr="008B50EE">
        <w:rPr>
          <w:rStyle w:val="CodeInTextPACKT"/>
        </w:rPr>
        <w:t>department, displayName, employeeID, employeeType, givenName, manager, middleName, name, objectSid, pwdLastSet, sAMAccountName, sn, title, unicodePwd, userAccountControl, userPrincipalName</w:t>
      </w:r>
    </w:p>
    <w:p w14:paraId="41A0B70D" w14:textId="04A746C9" w:rsidR="00F3153F" w:rsidRPr="00F3153F" w:rsidDel="008B50EE" w:rsidRDefault="00F3153F">
      <w:pPr>
        <w:pStyle w:val="InformationBoxPACKT"/>
        <w:rPr>
          <w:del w:id="87" w:author="Amey Varangaonkar" w:date="2015-11-24T11:32:00Z"/>
        </w:rPr>
        <w:pPrChange w:id="88" w:author="Amey Varangaonkar" w:date="2015-11-24T11:32:00Z">
          <w:pPr>
            <w:pStyle w:val="NumberedBulletPACKT"/>
            <w:spacing w:after="0"/>
          </w:pPr>
        </w:pPrChange>
      </w:pPr>
    </w:p>
    <w:p w14:paraId="4D9B3368" w14:textId="77777777" w:rsidR="002E330B" w:rsidRDefault="002E330B">
      <w:pPr>
        <w:pStyle w:val="InformationBoxPACKT"/>
        <w:pPrChange w:id="89" w:author="Amey Varangaonkar" w:date="2015-11-24T11:32:00Z">
          <w:pPr>
            <w:pStyle w:val="NumberedBulletPACKT"/>
          </w:pPr>
        </w:pPrChange>
      </w:pPr>
      <w:r>
        <w:t xml:space="preserve">If for </w:t>
      </w:r>
      <w:r w:rsidR="002D2CE7">
        <w:fldChar w:fldCharType="begin"/>
      </w:r>
      <w:r>
        <w:instrText>xe "AD MA:creating"</w:instrText>
      </w:r>
      <w:r w:rsidR="002D2CE7">
        <w:fldChar w:fldCharType="end"/>
      </w:r>
      <w:r>
        <w:t>some reason we have configured the containers and object types in a way that we can reach objects we are not supposed to manage, we can make a connector filter to make sure these objects are out of scope. We will</w:t>
      </w:r>
      <w:r w:rsidR="001C70CC">
        <w:t xml:space="preserve"> </w:t>
      </w:r>
      <w:r>
        <w:t xml:space="preserve">configure a connector filter in our </w:t>
      </w:r>
      <w:r w:rsidR="00F3153F">
        <w:t>M</w:t>
      </w:r>
      <w:r>
        <w:t>IM Service</w:t>
      </w:r>
      <w:r w:rsidR="001C70CC">
        <w:t xml:space="preserve"> in the next chapter.</w:t>
      </w:r>
    </w:p>
    <w:p w14:paraId="560FF3C6" w14:textId="3BB173E6" w:rsidR="001C70CC" w:rsidDel="008B50EE" w:rsidRDefault="001C70CC">
      <w:pPr>
        <w:pStyle w:val="NumberedBulletPACKT"/>
        <w:rPr>
          <w:del w:id="90" w:author="Amey Varangaonkar" w:date="2015-11-24T11:32:00Z"/>
        </w:rPr>
      </w:pPr>
    </w:p>
    <w:p w14:paraId="3D07C859" w14:textId="77777777" w:rsidR="002E330B" w:rsidRDefault="002E330B">
      <w:pPr>
        <w:pStyle w:val="NumberedBulletPACKT"/>
      </w:pPr>
      <w:r>
        <w:t>The Join and Projection rules</w:t>
      </w:r>
      <w:r w:rsidR="002D2CE7">
        <w:fldChar w:fldCharType="begin"/>
      </w:r>
      <w:r>
        <w:instrText>xe "Join and Projection rules:about"</w:instrText>
      </w:r>
      <w:r w:rsidR="002D2CE7">
        <w:fldChar w:fldCharType="end"/>
      </w:r>
      <w:r>
        <w:t xml:space="preserve"> </w:t>
      </w:r>
      <w:r w:rsidR="002D2CE7">
        <w:fldChar w:fldCharType="begin"/>
      </w:r>
      <w:r>
        <w:instrText>xe "AD MA:creating"</w:instrText>
      </w:r>
      <w:r w:rsidR="002D2CE7">
        <w:fldChar w:fldCharType="end"/>
      </w:r>
      <w:r>
        <w:t xml:space="preserve">will be configured using </w:t>
      </w:r>
      <w:r w:rsidR="001C70CC">
        <w:t>M</w:t>
      </w:r>
      <w:r>
        <w:t xml:space="preserve">IM Service in our environment. So, click </w:t>
      </w:r>
      <w:r>
        <w:rPr>
          <w:rStyle w:val="ScreenTextPACKT"/>
          <w:bCs/>
        </w:rPr>
        <w:t>Next</w:t>
      </w:r>
      <w:r>
        <w:t>.</w:t>
      </w:r>
    </w:p>
    <w:p w14:paraId="38E25D00" w14:textId="491D8DBB" w:rsidR="002E330B" w:rsidRDefault="002E330B">
      <w:pPr>
        <w:pStyle w:val="InformationBoxPACKT"/>
        <w:pPrChange w:id="91" w:author="Amey Varangaonkar" w:date="2015-11-24T11:37:00Z">
          <w:pPr>
            <w:pStyle w:val="BulletWithoutBulletWithinBulletEndPACKT"/>
            <w:spacing w:after="0"/>
          </w:pPr>
        </w:pPrChange>
      </w:pPr>
      <w:r>
        <w:t>If you are running only Synchronization Service or for some other reason using non-declarative (classic) synchronization, this is where you will configure your Join and</w:t>
      </w:r>
      <w:r w:rsidR="001748AE">
        <w:t xml:space="preserve"> Projection rules for the AD MA. </w:t>
      </w:r>
      <w:r w:rsidR="000E1FEA">
        <w:t>We will discuss that later in the chapter.</w:t>
      </w:r>
    </w:p>
    <w:p w14:paraId="6820B06F" w14:textId="0FEA58C9" w:rsidR="000E1FEA" w:rsidDel="005D4847" w:rsidRDefault="000E1FEA" w:rsidP="000E1FEA">
      <w:pPr>
        <w:pStyle w:val="BulletWithoutBulletWithinBulletEndPACKT"/>
        <w:spacing w:after="0"/>
        <w:rPr>
          <w:del w:id="92" w:author="Amey Varangaonkar" w:date="2015-11-24T11:37:00Z"/>
          <w:lang w:val="en-GB"/>
        </w:rPr>
      </w:pPr>
    </w:p>
    <w:p w14:paraId="5F16A7A2" w14:textId="77777777" w:rsidR="002E330B" w:rsidRDefault="002E330B">
      <w:pPr>
        <w:pStyle w:val="NumberedBulletPACKT"/>
      </w:pPr>
      <w:r>
        <w:t xml:space="preserve">Attribute flow will be configured using </w:t>
      </w:r>
      <w:r w:rsidR="002D2CE7">
        <w:fldChar w:fldCharType="begin"/>
      </w:r>
      <w:r>
        <w:instrText>xe "AD MA:creating"</w:instrText>
      </w:r>
      <w:r w:rsidR="002D2CE7">
        <w:fldChar w:fldCharType="end"/>
      </w:r>
      <w:r w:rsidR="001C70CC">
        <w:t>M</w:t>
      </w:r>
      <w:r>
        <w:t xml:space="preserve">IM Service in our environment. So, click </w:t>
      </w:r>
      <w:r>
        <w:rPr>
          <w:rStyle w:val="ScreenTextPACKT"/>
          <w:bCs/>
        </w:rPr>
        <w:t>Next</w:t>
      </w:r>
      <w:r>
        <w:t>.</w:t>
      </w:r>
    </w:p>
    <w:p w14:paraId="0329DB81" w14:textId="77777777" w:rsidR="002E330B" w:rsidRDefault="002E330B">
      <w:pPr>
        <w:pStyle w:val="InformationBoxPACKT"/>
        <w:pPrChange w:id="93" w:author="Amey Varangaonkar" w:date="2015-11-24T11:37:00Z">
          <w:pPr>
            <w:pStyle w:val="BulletWithoutBulletWithinBulletEndPACKT"/>
            <w:spacing w:after="0"/>
          </w:pPr>
        </w:pPrChange>
      </w:pPr>
      <w:r>
        <w:t xml:space="preserve">If you are running only Synchronization Service or for some other reason using non-declarative (classic) synchronization, this is where you will configure your attribute flow rules for the AD MA. </w:t>
      </w:r>
      <w:r w:rsidR="001C70CC">
        <w:t>M</w:t>
      </w:r>
      <w:r>
        <w:t>IM supports the usage of both declarative and non-declarati</w:t>
      </w:r>
      <w:r w:rsidR="001C70CC">
        <w:t>ve attribute flows in your MAs.</w:t>
      </w:r>
    </w:p>
    <w:p w14:paraId="77D69BAF" w14:textId="5F76BDF4" w:rsidR="001C70CC" w:rsidRPr="001C70CC" w:rsidDel="005D4847" w:rsidRDefault="001C70CC" w:rsidP="001C70CC">
      <w:pPr>
        <w:pStyle w:val="BulletWithoutBulletWithinBulletEndPACKT"/>
        <w:spacing w:after="0"/>
        <w:rPr>
          <w:del w:id="94" w:author="Amey Varangaonkar" w:date="2015-11-24T11:37:00Z"/>
          <w:spacing w:val="-2"/>
        </w:rPr>
      </w:pPr>
    </w:p>
    <w:p w14:paraId="7F1F6EC6" w14:textId="77777777" w:rsidR="002E330B" w:rsidRDefault="002E330B">
      <w:pPr>
        <w:pStyle w:val="NumberedBulletPACKT"/>
      </w:pPr>
      <w:r>
        <w:t xml:space="preserve">On the </w:t>
      </w:r>
      <w:r>
        <w:rPr>
          <w:rStyle w:val="ScreenTextPACKT"/>
          <w:bCs/>
        </w:rPr>
        <w:t>Configure Deprovisioning</w:t>
      </w:r>
      <w:r>
        <w:t xml:space="preserve"> </w:t>
      </w:r>
      <w:r w:rsidR="002D2CE7">
        <w:fldChar w:fldCharType="begin"/>
      </w:r>
      <w:r>
        <w:instrText>xe "AD MA:creating"</w:instrText>
      </w:r>
      <w:r w:rsidR="002D2CE7">
        <w:fldChar w:fldCharType="end"/>
      </w:r>
      <w:r>
        <w:t xml:space="preserve">page, there are a few things we need </w:t>
      </w:r>
      <w:r>
        <w:br/>
        <w:t>to consider:</w:t>
      </w:r>
    </w:p>
    <w:p w14:paraId="73E9AFEA" w14:textId="77777777" w:rsidR="002E330B" w:rsidRDefault="002E330B">
      <w:pPr>
        <w:pStyle w:val="NumberedBulletWithinBulletPACKT"/>
        <w:pPrChange w:id="95" w:author="Amey Varangaonkar" w:date="2015-11-24T11:37:00Z">
          <w:pPr>
            <w:pStyle w:val="RomanNumberedBulletPACKT"/>
          </w:pPr>
        </w:pPrChange>
      </w:pPr>
      <w:r>
        <w:rPr>
          <w:rStyle w:val="KeyWordPACKT"/>
          <w:bCs/>
        </w:rPr>
        <w:t>Deprovisioning</w:t>
      </w:r>
      <w:r w:rsidR="002D2CE7">
        <w:rPr>
          <w:rStyle w:val="KeyWordPACKT"/>
          <w:bCs/>
        </w:rPr>
        <w:fldChar w:fldCharType="begin"/>
      </w:r>
      <w:r>
        <w:rPr>
          <w:rStyle w:val="KeyWordPACKT"/>
          <w:bCs/>
        </w:rPr>
        <w:instrText>xe "deprovisioning:about"</w:instrText>
      </w:r>
      <w:r w:rsidR="002D2CE7">
        <w:rPr>
          <w:rStyle w:val="KeyWordPACKT"/>
          <w:bCs/>
        </w:rPr>
        <w:fldChar w:fldCharType="end"/>
      </w:r>
      <w:r>
        <w:t xml:space="preserve"> is what happens when an object in the connector space is disconnected from its Metaverse object.</w:t>
      </w:r>
      <w:r w:rsidR="001C70CC">
        <w:t xml:space="preserve"> </w:t>
      </w:r>
      <w:r>
        <w:t xml:space="preserve">We will look into how we can control this, later in this book. If you are uncertain, leave the default value as </w:t>
      </w:r>
      <w:r>
        <w:rPr>
          <w:rStyle w:val="ScreenTextPACKT"/>
          <w:bCs/>
        </w:rPr>
        <w:t>Make them disconnectors</w:t>
      </w:r>
      <w:r>
        <w:t>.</w:t>
      </w:r>
    </w:p>
    <w:p w14:paraId="670EAC4D" w14:textId="77777777" w:rsidR="002E330B" w:rsidRDefault="002E330B">
      <w:pPr>
        <w:pStyle w:val="NumberedBulletWithinBulletPACKT"/>
        <w:pPrChange w:id="96" w:author="Amey Varangaonkar" w:date="2015-11-24T11:37:00Z">
          <w:pPr>
            <w:pStyle w:val="RomanNumberedBulletPACKT"/>
          </w:pPr>
        </w:pPrChange>
      </w:pPr>
      <w:r>
        <w:rPr>
          <w:rStyle w:val="ScreenTextPACKT"/>
          <w:bCs/>
        </w:rPr>
        <w:lastRenderedPageBreak/>
        <w:t>Stage a delete on the object for the next export run</w:t>
      </w:r>
      <w:r>
        <w:t xml:space="preserve"> is what you will select if you want </w:t>
      </w:r>
      <w:r w:rsidR="00180949">
        <w:t>MIM</w:t>
      </w:r>
      <w:r>
        <w:t xml:space="preserve"> to delete objects in AD when they are disconnected from the MV. To actually have deletes of users and groups in AD could cause a lot of problems, if they occur when they shouldn’t. In all cases, when we allow </w:t>
      </w:r>
      <w:r w:rsidR="00180949">
        <w:t>MIM</w:t>
      </w:r>
      <w:r>
        <w:t xml:space="preserve"> to perform the deletes of objects in a CDS, we need to be very careful.</w:t>
      </w:r>
    </w:p>
    <w:p w14:paraId="38F4EF66" w14:textId="77777777" w:rsidR="002E330B" w:rsidRDefault="002E330B">
      <w:pPr>
        <w:pStyle w:val="NumberedBulletWithinBulletPACKT"/>
        <w:pPrChange w:id="97" w:author="Amey Varangaonkar" w:date="2015-11-24T11:38:00Z">
          <w:pPr>
            <w:pStyle w:val="RomanNumberedBulletEndPACKT"/>
          </w:pPr>
        </w:pPrChange>
      </w:pPr>
      <w:r>
        <w:t xml:space="preserve">The </w:t>
      </w:r>
      <w:r>
        <w:rPr>
          <w:rStyle w:val="ScreenTextPACKT"/>
          <w:bCs/>
        </w:rPr>
        <w:t>Do not recall attributes contributed by objects from this management agent when disconnected</w:t>
      </w:r>
      <w:r>
        <w:t xml:space="preserve"> checkbox might sometimes be useful if, for example, you are replacing a Management Agent with a new one and do not want the MV attributes to be deleted in the process.</w:t>
      </w:r>
    </w:p>
    <w:p w14:paraId="2790E556" w14:textId="77777777" w:rsidR="002E330B" w:rsidRDefault="002E330B">
      <w:pPr>
        <w:pStyle w:val="InformationBoxPACKT"/>
        <w:pPrChange w:id="98" w:author="Amey Varangaonkar" w:date="2015-11-24T11:38:00Z">
          <w:pPr>
            <w:pStyle w:val="BulletWithoutBulletWithinBulletEndPACKT"/>
            <w:spacing w:after="0"/>
          </w:pPr>
        </w:pPrChange>
      </w:pPr>
      <w:r>
        <w:t xml:space="preserve">Carol Wapshere </w:t>
      </w:r>
      <w:r w:rsidR="002D2CE7">
        <w:fldChar w:fldCharType="begin"/>
      </w:r>
      <w:r>
        <w:instrText>xe "AD MA:creating"</w:instrText>
      </w:r>
      <w:r w:rsidR="002D2CE7">
        <w:fldChar w:fldCharType="end"/>
      </w:r>
      <w:r w:rsidR="00B24DBB">
        <w:t xml:space="preserve">wrote a great article explaining the FIM and MIM </w:t>
      </w:r>
      <w:r>
        <w:t>options for deprovisioning</w:t>
      </w:r>
      <w:r w:rsidR="002D2CE7">
        <w:fldChar w:fldCharType="begin"/>
      </w:r>
      <w:r>
        <w:instrText>xe "deprovisioning:URL, for info"</w:instrText>
      </w:r>
      <w:r w:rsidR="002D2CE7">
        <w:fldChar w:fldCharType="end"/>
      </w:r>
      <w:r>
        <w:t xml:space="preserve">. Go to </w:t>
      </w:r>
      <w:r>
        <w:rPr>
          <w:rStyle w:val="URLPACKT"/>
          <w:rFonts w:cs="Courier Std"/>
          <w:szCs w:val="19"/>
        </w:rPr>
        <w:t>http://aka.ms/FIMDeprovisioning</w:t>
      </w:r>
      <w:r>
        <w:t>, and read it before you start using the options for deprovisioning.</w:t>
      </w:r>
    </w:p>
    <w:p w14:paraId="7CBAE071" w14:textId="29993F00" w:rsidR="00B24DBB" w:rsidDel="005D4847" w:rsidRDefault="00B24DBB">
      <w:pPr>
        <w:pStyle w:val="NumberedBulletEndPACKT"/>
        <w:spacing w:after="0"/>
        <w:rPr>
          <w:del w:id="99" w:author="Amey Varangaonkar" w:date="2015-11-24T11:38:00Z"/>
        </w:rPr>
      </w:pPr>
    </w:p>
    <w:p w14:paraId="284144D7" w14:textId="77777777" w:rsidR="002E330B" w:rsidRDefault="002E330B">
      <w:pPr>
        <w:pStyle w:val="NumberedBulletEndPACKT"/>
        <w:spacing w:after="0"/>
      </w:pPr>
      <w:r>
        <w:t xml:space="preserve">If you are doing a non-declarative (classic) synchronization using only Synchronization Engine and are using code to solve some problems, this is where you will configure which DLL contains your code. This is also where you will select the version of Exchange that you will use, if </w:t>
      </w:r>
      <w:r w:rsidR="00B24DBB">
        <w:t>M</w:t>
      </w:r>
      <w:r>
        <w:t xml:space="preserve">IM is to provision users for Exchange. For now, we will leave this as </w:t>
      </w:r>
      <w:r>
        <w:rPr>
          <w:rStyle w:val="ScreenTextPACKT"/>
          <w:bCs/>
        </w:rPr>
        <w:t>No provisioning</w:t>
      </w:r>
      <w:r w:rsidR="00B24DBB">
        <w:rPr>
          <w:rStyle w:val="ScreenTextPACKT"/>
          <w:bCs/>
        </w:rPr>
        <w:t>.</w:t>
      </w:r>
    </w:p>
    <w:p w14:paraId="6AFAB442" w14:textId="5A35F46D" w:rsidR="002E330B" w:rsidDel="005D4847" w:rsidRDefault="002E330B">
      <w:pPr>
        <w:pStyle w:val="FigureWithinBulletPACKT"/>
        <w:spacing w:after="0"/>
        <w:rPr>
          <w:del w:id="100" w:author="Amey Varangaonkar" w:date="2015-11-24T11:38:00Z"/>
        </w:rPr>
      </w:pPr>
    </w:p>
    <w:p w14:paraId="2EE2451C" w14:textId="77777777" w:rsidR="002E330B" w:rsidRDefault="002E330B">
      <w:pPr>
        <w:pStyle w:val="Heading2"/>
      </w:pPr>
      <w:r>
        <w:t>HR (SQL Server)</w:t>
      </w:r>
    </w:p>
    <w:p w14:paraId="398203D6" w14:textId="77777777" w:rsidR="002E330B" w:rsidRDefault="00B24DBB">
      <w:pPr>
        <w:pStyle w:val="NormalPACKT"/>
      </w:pPr>
      <w:r>
        <w:t xml:space="preserve">The most popular MIM connection is Active Directory and </w:t>
      </w:r>
      <w:r w:rsidR="002E330B">
        <w:t>the second most common</w:t>
      </w:r>
      <w:r>
        <w:t xml:space="preserve"> connector is SQL Server. </w:t>
      </w:r>
      <w:r w:rsidR="00511B82">
        <w:t>For those organizations that do not have identity data in SQL, t</w:t>
      </w:r>
      <w:r w:rsidR="002E330B">
        <w:t>here are occasions when crea</w:t>
      </w:r>
      <w:r>
        <w:t>ting a few SQL tables will assist in your</w:t>
      </w:r>
      <w:r w:rsidR="002E330B">
        <w:t xml:space="preserve"> </w:t>
      </w:r>
      <w:r>
        <w:t xml:space="preserve">identity management </w:t>
      </w:r>
      <w:r w:rsidR="00511B82">
        <w:t>solution.</w:t>
      </w:r>
      <w:r w:rsidR="002E330B">
        <w:t xml:space="preserve"> </w:t>
      </w:r>
    </w:p>
    <w:p w14:paraId="4BD9F937" w14:textId="77777777" w:rsidR="002E330B" w:rsidRDefault="002E330B">
      <w:pPr>
        <w:pStyle w:val="NormalPACKT"/>
      </w:pPr>
      <w:r>
        <w:t xml:space="preserve">At The </w:t>
      </w:r>
      <w:r w:rsidR="00511B82">
        <w:t xml:space="preserve">Financial </w:t>
      </w:r>
      <w:r>
        <w:t xml:space="preserve">Company, the HR system uses SQL Server as a database and we will interact with HR using a typical SQL MA. As with Active Directory, we should implement a least privileged approach when assigning permissions to the account that </w:t>
      </w:r>
      <w:r w:rsidR="00B97431">
        <w:t>M</w:t>
      </w:r>
      <w:r>
        <w:t>IM is using to connect to SQL.</w:t>
      </w:r>
    </w:p>
    <w:p w14:paraId="043A8FF8" w14:textId="77777777" w:rsidR="002E330B" w:rsidRDefault="002E330B" w:rsidP="00511B82">
      <w:pPr>
        <w:pStyle w:val="NormalPACKT"/>
        <w:spacing w:after="0"/>
      </w:pPr>
      <w:r>
        <w:t xml:space="preserve">As the HR database (at present) is not supposed to receive any data, just send the data to </w:t>
      </w:r>
      <w:r w:rsidR="00511B82">
        <w:t>M</w:t>
      </w:r>
      <w:r>
        <w:t xml:space="preserve">IM; we can assign the </w:t>
      </w:r>
      <w:r>
        <w:rPr>
          <w:rStyle w:val="CodeInTextPACKT"/>
          <w:rFonts w:cs="Courier Std"/>
          <w:szCs w:val="19"/>
        </w:rPr>
        <w:t>db_datareader</w:t>
      </w:r>
      <w:r>
        <w:t xml:space="preserve"> permissions</w:t>
      </w:r>
      <w:r w:rsidR="002D2CE7">
        <w:fldChar w:fldCharType="begin"/>
      </w:r>
      <w:r>
        <w:instrText>xe "db_datareader permissions:about"</w:instrText>
      </w:r>
      <w:r w:rsidR="002D2CE7">
        <w:fldChar w:fldCharType="end"/>
      </w:r>
      <w:r>
        <w:t xml:space="preserve"> to the SVC-HRMA account:</w:t>
      </w:r>
    </w:p>
    <w:p w14:paraId="55B1E087" w14:textId="77777777" w:rsidR="002E330B" w:rsidRDefault="002D2CE7">
      <w:pPr>
        <w:pStyle w:val="FigurePACKT"/>
        <w:rPr>
          <w:ins w:id="101" w:author="Amey Varangaonkar" w:date="2015-11-24T10:34:00Z"/>
        </w:rPr>
        <w:pPrChange w:id="102" w:author="Amey Varangaonkar" w:date="2015-11-24T11:39:00Z">
          <w:pPr>
            <w:pStyle w:val="NormalPACKT"/>
            <w:spacing w:after="0"/>
          </w:pPr>
        </w:pPrChange>
      </w:pPr>
      <w:r w:rsidRPr="006E19D1">
        <w:rPr>
          <w:noProof/>
          <w:lang w:val="en-IN" w:eastAsia="en-IN"/>
        </w:rPr>
        <w:lastRenderedPageBreak/>
        <w:drawing>
          <wp:inline distT="0" distB="0" distL="0" distR="0" wp14:anchorId="1A01AEB5" wp14:editId="4D980F86">
            <wp:extent cx="4708525" cy="2948305"/>
            <wp:effectExtent l="0" t="0" r="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525" cy="2948305"/>
                    </a:xfrm>
                    <a:prstGeom prst="rect">
                      <a:avLst/>
                    </a:prstGeom>
                    <a:noFill/>
                    <a:ln>
                      <a:noFill/>
                    </a:ln>
                  </pic:spPr>
                </pic:pic>
              </a:graphicData>
            </a:graphic>
          </wp:inline>
        </w:drawing>
      </w:r>
    </w:p>
    <w:p w14:paraId="153C799A" w14:textId="33E92CC2" w:rsidR="00E81F9D" w:rsidRDefault="00E81F9D" w:rsidP="00E81F9D">
      <w:pPr>
        <w:pStyle w:val="LayoutInformationPACKT"/>
        <w:rPr>
          <w:ins w:id="103" w:author="Amey Varangaonkar" w:date="2015-11-24T10:39:00Z"/>
        </w:rPr>
      </w:pPr>
      <w:ins w:id="104" w:author="Amey Varangaonkar" w:date="2015-11-24T10:39:00Z">
        <w:r>
          <w:t>B04526_03_0</w:t>
        </w:r>
      </w:ins>
      <w:ins w:id="105" w:author="Amey Varangaonkar" w:date="2015-11-24T10:41:00Z">
        <w:r>
          <w:t>7</w:t>
        </w:r>
      </w:ins>
      <w:ins w:id="106" w:author="Amey Varangaonkar" w:date="2015-11-24T10:39:00Z">
        <w:r>
          <w:t>.png</w:t>
        </w:r>
      </w:ins>
    </w:p>
    <w:p w14:paraId="221FBC3A" w14:textId="1366E34C" w:rsidR="00E81F9D" w:rsidDel="00E81F9D" w:rsidRDefault="00E81F9D">
      <w:pPr>
        <w:pStyle w:val="LayoutInformationPACKT"/>
        <w:rPr>
          <w:del w:id="107" w:author="Amey Varangaonkar" w:date="2015-11-24T10:41:00Z"/>
        </w:rPr>
        <w:pPrChange w:id="108" w:author="Amey Varangaonkar" w:date="2015-11-24T10:34:00Z">
          <w:pPr>
            <w:pStyle w:val="NormalPACKT"/>
            <w:spacing w:after="0"/>
          </w:pPr>
        </w:pPrChange>
      </w:pPr>
    </w:p>
    <w:p w14:paraId="23FF872B" w14:textId="6D2AA5C3" w:rsidR="00511B82" w:rsidDel="00E81F9D" w:rsidRDefault="00511B82" w:rsidP="00511B82">
      <w:pPr>
        <w:pStyle w:val="NormalPACKT"/>
        <w:spacing w:after="0"/>
        <w:rPr>
          <w:del w:id="109" w:author="Amey Varangaonkar" w:date="2015-11-24T10:41:00Z"/>
        </w:rPr>
      </w:pPr>
    </w:p>
    <w:p w14:paraId="1CF13438" w14:textId="77777777" w:rsidR="002E330B" w:rsidRDefault="002E330B">
      <w:pPr>
        <w:pStyle w:val="NormalPACKT"/>
      </w:pPr>
      <w:r>
        <w:t xml:space="preserve">At The </w:t>
      </w:r>
      <w:r w:rsidR="00B97431">
        <w:t xml:space="preserve">Financial </w:t>
      </w:r>
      <w:r>
        <w:t xml:space="preserve">Company, </w:t>
      </w:r>
      <w:r w:rsidR="002D2CE7">
        <w:fldChar w:fldCharType="begin"/>
      </w:r>
      <w:r>
        <w:instrText>xe "HR (SQL Server):about"</w:instrText>
      </w:r>
      <w:r w:rsidR="002D2CE7">
        <w:fldChar w:fldCharType="end"/>
      </w:r>
      <w:r w:rsidR="002D2CE7">
        <w:fldChar w:fldCharType="begin"/>
      </w:r>
      <w:r>
        <w:instrText>xe "Management Agents:HR (SQL Server)"</w:instrText>
      </w:r>
      <w:r w:rsidR="002D2CE7">
        <w:fldChar w:fldCharType="end"/>
      </w:r>
      <w:r>
        <w:t xml:space="preserve">the HR data is in a database named </w:t>
      </w:r>
      <w:r w:rsidR="00B97431">
        <w:rPr>
          <w:rStyle w:val="ScreenTextPACKT"/>
          <w:bCs/>
        </w:rPr>
        <w:t>HR</w:t>
      </w:r>
      <w:r>
        <w:t>.</w:t>
      </w:r>
    </w:p>
    <w:p w14:paraId="6C6D19A3" w14:textId="77777777" w:rsidR="002E330B" w:rsidRDefault="002E330B">
      <w:pPr>
        <w:pStyle w:val="NormalPACKT"/>
      </w:pPr>
      <w:r>
        <w:t xml:space="preserve">If you want to filter what information is available to </w:t>
      </w:r>
      <w:r w:rsidR="00B97431">
        <w:t>M</w:t>
      </w:r>
      <w:r>
        <w:t xml:space="preserve">IM in SQL, you can easily do that by creating a SQL view and configuring </w:t>
      </w:r>
      <w:r w:rsidR="00B97431">
        <w:t>M</w:t>
      </w:r>
      <w:r>
        <w:t xml:space="preserve">IM to read from that view. Just remember that when </w:t>
      </w:r>
      <w:r w:rsidR="00B97431">
        <w:t>M</w:t>
      </w:r>
      <w:r>
        <w:t xml:space="preserve">IM is using a SQL view to talk to SQL, updates become a little trickier. If you create a complex view for </w:t>
      </w:r>
      <w:r w:rsidR="00B97431">
        <w:t>M</w:t>
      </w:r>
      <w:r>
        <w:t xml:space="preserve">IM to read and later on realize that </w:t>
      </w:r>
      <w:r w:rsidR="00B97431">
        <w:t>M</w:t>
      </w:r>
      <w:r>
        <w:t>IM should also be able to update some column in some table, it may not be possible without redesigning the view.</w:t>
      </w:r>
    </w:p>
    <w:p w14:paraId="307D857E" w14:textId="77777777" w:rsidR="002E330B" w:rsidRDefault="002E330B">
      <w:pPr>
        <w:pStyle w:val="NormalPACKT"/>
      </w:pPr>
      <w:r>
        <w:t>Before we can configure our MA, we need to understand the data source we are connecting to. So, let’s take a quick look at how the HR database is built up.</w:t>
      </w:r>
    </w:p>
    <w:p w14:paraId="5A76EF3D" w14:textId="77777777" w:rsidR="002E330B" w:rsidRDefault="002E330B">
      <w:pPr>
        <w:pStyle w:val="NormalPACKT"/>
      </w:pPr>
      <w:r>
        <w:t xml:space="preserve">In the HR table (named </w:t>
      </w:r>
      <w:r>
        <w:rPr>
          <w:rStyle w:val="ScreenTextPACKT"/>
          <w:bCs/>
        </w:rPr>
        <w:t>HRData</w:t>
      </w:r>
      <w:r>
        <w:t>), there is information about our users and organiza</w:t>
      </w:r>
      <w:r w:rsidR="008734EF">
        <w:t>tional units. Note the relation</w:t>
      </w:r>
      <w:r>
        <w:t xml:space="preserve"> we have</w:t>
      </w:r>
      <w:r w:rsidR="008734EF">
        <w:t xml:space="preserve"> between t</w:t>
      </w:r>
      <w:r>
        <w:t xml:space="preserve">he column </w:t>
      </w:r>
      <w:r>
        <w:rPr>
          <w:rStyle w:val="ScreenTextPACKT"/>
          <w:bCs/>
        </w:rPr>
        <w:t>manager</w:t>
      </w:r>
      <w:r w:rsidR="008734EF">
        <w:t xml:space="preserve"> which </w:t>
      </w:r>
      <w:r>
        <w:t>referenc</w:t>
      </w:r>
      <w:r w:rsidR="008734EF">
        <w:t>es</w:t>
      </w:r>
      <w:r>
        <w:t xml:space="preserve"> </w:t>
      </w:r>
      <w:r w:rsidR="008734EF">
        <w:t>the o</w:t>
      </w:r>
      <w:r w:rsidR="008734EF">
        <w:t>b</w:t>
      </w:r>
      <w:r w:rsidR="008734EF">
        <w:t>jectID column</w:t>
      </w:r>
      <w:r>
        <w:t>.</w:t>
      </w:r>
    </w:p>
    <w:p w14:paraId="1FC4E768" w14:textId="77777777" w:rsidR="002E330B" w:rsidRDefault="002E330B">
      <w:pPr>
        <w:pStyle w:val="NormalPACKT"/>
        <w:spacing w:after="0"/>
      </w:pPr>
      <w:r>
        <w:t xml:space="preserve">If the SQL data has </w:t>
      </w:r>
      <w:r w:rsidR="002D2CE7">
        <w:fldChar w:fldCharType="begin"/>
      </w:r>
      <w:r>
        <w:instrText>xe "HR (SQL Server):about"</w:instrText>
      </w:r>
      <w:r w:rsidR="002D2CE7">
        <w:fldChar w:fldCharType="end"/>
      </w:r>
      <w:r w:rsidR="002D2CE7">
        <w:fldChar w:fldCharType="begin"/>
      </w:r>
      <w:r>
        <w:instrText>xe "Management Agents:HR (SQL Server)"</w:instrText>
      </w:r>
      <w:r w:rsidR="002D2CE7">
        <w:fldChar w:fldCharType="end"/>
      </w:r>
      <w:r>
        <w:t>this kind of reference information, we will be able to use this to sy</w:t>
      </w:r>
      <w:r>
        <w:t>n</w:t>
      </w:r>
      <w:r>
        <w:t>chronize these to attributes in other CDSs, which also use reference attributes. For exa</w:t>
      </w:r>
      <w:r>
        <w:t>m</w:t>
      </w:r>
      <w:r>
        <w:t xml:space="preserve">ple, as the </w:t>
      </w:r>
      <w:r>
        <w:rPr>
          <w:rStyle w:val="ScreenTextPACKT"/>
          <w:bCs/>
        </w:rPr>
        <w:t>manager</w:t>
      </w:r>
      <w:r>
        <w:t xml:space="preserve"> column in our</w:t>
      </w:r>
      <w:r w:rsidR="008734EF">
        <w:t xml:space="preserve"> HR data is a reference value, M</w:t>
      </w:r>
      <w:r>
        <w:t xml:space="preserve">IM can easily populate the </w:t>
      </w:r>
      <w:r>
        <w:rPr>
          <w:rStyle w:val="KeyWordPACKT"/>
          <w:bCs/>
        </w:rPr>
        <w:t>manager</w:t>
      </w:r>
      <w:r>
        <w:t xml:space="preserve"> attribute in AD, and also reference an attribute pointing to another object in the AD.</w:t>
      </w:r>
    </w:p>
    <w:p w14:paraId="5FEE3800" w14:textId="77777777" w:rsidR="008734EF" w:rsidRDefault="008734EF">
      <w:pPr>
        <w:pStyle w:val="NormalPACKT"/>
        <w:spacing w:after="0"/>
      </w:pPr>
    </w:p>
    <w:p w14:paraId="50E7532E" w14:textId="77777777" w:rsidR="008734EF" w:rsidRDefault="002D2CE7">
      <w:pPr>
        <w:pStyle w:val="FigurePACKT"/>
        <w:rPr>
          <w:ins w:id="110" w:author="Amey Varangaonkar" w:date="2015-11-24T10:34:00Z"/>
          <w:noProof/>
        </w:rPr>
        <w:pPrChange w:id="111" w:author="Amey Varangaonkar" w:date="2015-11-24T10:34:00Z">
          <w:pPr>
            <w:pStyle w:val="NormalPACKT"/>
            <w:spacing w:after="0"/>
          </w:pPr>
        </w:pPrChange>
      </w:pPr>
      <w:r w:rsidRPr="007D2522">
        <w:rPr>
          <w:noProof/>
          <w:lang w:val="en-IN" w:eastAsia="en-IN"/>
        </w:rPr>
        <w:lastRenderedPageBreak/>
        <w:drawing>
          <wp:inline distT="0" distB="0" distL="0" distR="0" wp14:anchorId="5D98633E" wp14:editId="3A241A04">
            <wp:extent cx="4965065" cy="2085340"/>
            <wp:effectExtent l="0" t="0" r="6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065" cy="2085340"/>
                    </a:xfrm>
                    <a:prstGeom prst="rect">
                      <a:avLst/>
                    </a:prstGeom>
                    <a:noFill/>
                    <a:ln>
                      <a:noFill/>
                    </a:ln>
                  </pic:spPr>
                </pic:pic>
              </a:graphicData>
            </a:graphic>
          </wp:inline>
        </w:drawing>
      </w:r>
    </w:p>
    <w:p w14:paraId="4C11C629" w14:textId="06790F9A" w:rsidR="00E81F9D" w:rsidRDefault="00E81F9D" w:rsidP="00E81F9D">
      <w:pPr>
        <w:pStyle w:val="LayoutInformationPACKT"/>
        <w:rPr>
          <w:ins w:id="112" w:author="Amey Varangaonkar" w:date="2015-11-24T10:39:00Z"/>
        </w:rPr>
      </w:pPr>
      <w:ins w:id="113" w:author="Amey Varangaonkar" w:date="2015-11-24T10:39:00Z">
        <w:r>
          <w:t>B04526_03_0</w:t>
        </w:r>
      </w:ins>
      <w:ins w:id="114" w:author="Amey Varangaonkar" w:date="2015-11-24T10:41:00Z">
        <w:r>
          <w:t>8</w:t>
        </w:r>
      </w:ins>
      <w:ins w:id="115" w:author="Amey Varangaonkar" w:date="2015-11-24T10:39:00Z">
        <w:r>
          <w:t>.png</w:t>
        </w:r>
      </w:ins>
    </w:p>
    <w:p w14:paraId="3684CA79" w14:textId="6D58321A" w:rsidR="00E81F9D" w:rsidDel="00E81F9D" w:rsidRDefault="00E81F9D">
      <w:pPr>
        <w:pStyle w:val="LayoutInformationPACKT"/>
        <w:rPr>
          <w:del w:id="116" w:author="Amey Varangaonkar" w:date="2015-11-24T10:41:00Z"/>
          <w:noProof/>
        </w:rPr>
        <w:pPrChange w:id="117" w:author="Amey Varangaonkar" w:date="2015-11-24T10:34:00Z">
          <w:pPr>
            <w:pStyle w:val="NormalPACKT"/>
            <w:spacing w:after="0"/>
          </w:pPr>
        </w:pPrChange>
      </w:pPr>
      <w:commentRangeStart w:id="118"/>
    </w:p>
    <w:p w14:paraId="556EFD3A" w14:textId="6B870142" w:rsidR="00E94A51" w:rsidDel="00E81F9D" w:rsidRDefault="00E94A51">
      <w:pPr>
        <w:pStyle w:val="NormalPACKT"/>
        <w:spacing w:after="0"/>
        <w:rPr>
          <w:del w:id="119" w:author="Amey Varangaonkar" w:date="2015-11-24T10:41:00Z"/>
        </w:rPr>
      </w:pPr>
    </w:p>
    <w:p w14:paraId="1DF57B08" w14:textId="35483DE2" w:rsidR="008734EF" w:rsidDel="00E81F9D" w:rsidRDefault="008734EF">
      <w:pPr>
        <w:pStyle w:val="NormalPACKT"/>
        <w:spacing w:after="0"/>
        <w:rPr>
          <w:del w:id="120" w:author="Amey Varangaonkar" w:date="2015-11-24T10:41:00Z"/>
        </w:rPr>
      </w:pPr>
    </w:p>
    <w:p w14:paraId="6D7D9707" w14:textId="77777777" w:rsidR="002E330B" w:rsidRDefault="002E330B">
      <w:pPr>
        <w:pStyle w:val="Heading3"/>
      </w:pPr>
      <w:r>
        <w:t>Creating SQL MA</w:t>
      </w:r>
      <w:commentRangeEnd w:id="118"/>
      <w:r w:rsidR="000D4E83">
        <w:rPr>
          <w:rStyle w:val="CommentReference"/>
          <w:b w:val="0"/>
          <w:bCs/>
          <w:iCs w:val="0"/>
          <w:color w:val="auto"/>
          <w:lang w:val="en-US"/>
        </w:rPr>
        <w:commentReference w:id="118"/>
      </w:r>
    </w:p>
    <w:p w14:paraId="0617DF6F" w14:textId="77777777" w:rsidR="002E330B" w:rsidRDefault="008734EF">
      <w:pPr>
        <w:pStyle w:val="NormalPACKT"/>
      </w:pPr>
      <w:r>
        <w:t xml:space="preserve">In this section, we </w:t>
      </w:r>
      <w:r w:rsidR="002D2CE7">
        <w:fldChar w:fldCharType="begin"/>
      </w:r>
      <w:r w:rsidR="002E330B">
        <w:instrText>xe "HR (SQL Server):SQL MA, creating"</w:instrText>
      </w:r>
      <w:r w:rsidR="002D2CE7">
        <w:fldChar w:fldCharType="end"/>
      </w:r>
      <w:r w:rsidR="002D2CE7">
        <w:fldChar w:fldCharType="begin"/>
      </w:r>
      <w:r w:rsidR="002E330B">
        <w:instrText>xe "SQL MA:creating"</w:instrText>
      </w:r>
      <w:r w:rsidR="002D2CE7">
        <w:fldChar w:fldCharType="end"/>
      </w:r>
      <w:r w:rsidR="002E330B">
        <w:t>will walk you through the process of creating the SQL MA for the HR system:</w:t>
      </w:r>
    </w:p>
    <w:p w14:paraId="5CE34A6A" w14:textId="77777777" w:rsidR="002E330B" w:rsidRDefault="008734EF">
      <w:pPr>
        <w:pStyle w:val="NumberedBulletPACKT"/>
        <w:numPr>
          <w:ilvl w:val="0"/>
          <w:numId w:val="32"/>
        </w:numPr>
        <w:pPrChange w:id="121" w:author="Amey Varangaonkar" w:date="2015-11-24T11:43:00Z">
          <w:pPr>
            <w:pStyle w:val="NumberedBulletPACKT"/>
          </w:pPr>
        </w:pPrChange>
      </w:pPr>
      <w:r>
        <w:t xml:space="preserve">Start the </w:t>
      </w:r>
      <w:r w:rsidR="002E330B" w:rsidRPr="00E66AB4">
        <w:rPr>
          <w:rStyle w:val="ScreenTextPACKT"/>
          <w:bCs/>
        </w:rPr>
        <w:t>Synchronization Service Manager</w:t>
      </w:r>
      <w:r w:rsidR="002E330B">
        <w:t>.</w:t>
      </w:r>
    </w:p>
    <w:p w14:paraId="16AA9AFA" w14:textId="77777777" w:rsidR="002E330B" w:rsidRDefault="002E330B">
      <w:pPr>
        <w:pStyle w:val="NumberedBulletPACKT"/>
      </w:pPr>
      <w:r>
        <w:t xml:space="preserve">Select the </w:t>
      </w:r>
      <w:r>
        <w:rPr>
          <w:rStyle w:val="ScreenTextPACKT"/>
          <w:bCs/>
        </w:rPr>
        <w:t>Management Agents</w:t>
      </w:r>
      <w:r w:rsidR="00220C7B">
        <w:t xml:space="preserve"> tool, </w:t>
      </w:r>
      <w:r>
        <w:t xml:space="preserve">click </w:t>
      </w:r>
      <w:r>
        <w:rPr>
          <w:rStyle w:val="ScreenTextPACKT"/>
          <w:bCs/>
        </w:rPr>
        <w:t>Create Management Agent</w:t>
      </w:r>
      <w:r>
        <w:t xml:space="preserve"> in the </w:t>
      </w:r>
      <w:r>
        <w:rPr>
          <w:rStyle w:val="ScreenTextPACKT"/>
          <w:bCs/>
        </w:rPr>
        <w:t>Actions</w:t>
      </w:r>
      <w:r>
        <w:t xml:space="preserve"> pane.</w:t>
      </w:r>
    </w:p>
    <w:p w14:paraId="2A0833D3" w14:textId="77777777" w:rsidR="00220C7B" w:rsidRDefault="002D2CE7">
      <w:pPr>
        <w:pStyle w:val="FigurePACKT"/>
        <w:rPr>
          <w:ins w:id="122" w:author="Amey Varangaonkar" w:date="2015-11-24T10:34:00Z"/>
        </w:rPr>
        <w:pPrChange w:id="123" w:author="Amey Varangaonkar" w:date="2015-11-24T11:43:00Z">
          <w:pPr>
            <w:pStyle w:val="NumberedBulletPACKT"/>
          </w:pPr>
        </w:pPrChange>
      </w:pPr>
      <w:r w:rsidRPr="007D2522">
        <w:rPr>
          <w:noProof/>
          <w:lang w:val="en-IN" w:eastAsia="en-IN"/>
        </w:rPr>
        <w:lastRenderedPageBreak/>
        <w:drawing>
          <wp:inline distT="0" distB="0" distL="0" distR="0" wp14:anchorId="1606D2CA" wp14:editId="1ED13FDD">
            <wp:extent cx="4614545" cy="346964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4545" cy="3469640"/>
                    </a:xfrm>
                    <a:prstGeom prst="rect">
                      <a:avLst/>
                    </a:prstGeom>
                    <a:noFill/>
                    <a:ln>
                      <a:noFill/>
                    </a:ln>
                  </pic:spPr>
                </pic:pic>
              </a:graphicData>
            </a:graphic>
          </wp:inline>
        </w:drawing>
      </w:r>
    </w:p>
    <w:p w14:paraId="60EBFC18" w14:textId="16E95CAD" w:rsidR="00E81F9D" w:rsidRDefault="00E81F9D" w:rsidP="00E81F9D">
      <w:pPr>
        <w:pStyle w:val="LayoutInformationPACKT"/>
        <w:rPr>
          <w:ins w:id="124" w:author="Amey Varangaonkar" w:date="2015-11-24T10:39:00Z"/>
        </w:rPr>
      </w:pPr>
      <w:ins w:id="125" w:author="Amey Varangaonkar" w:date="2015-11-24T10:39:00Z">
        <w:r>
          <w:t>B04526_03_0</w:t>
        </w:r>
      </w:ins>
      <w:ins w:id="126" w:author="Amey Varangaonkar" w:date="2015-11-24T10:41:00Z">
        <w:r>
          <w:t>9</w:t>
        </w:r>
      </w:ins>
      <w:ins w:id="127" w:author="Amey Varangaonkar" w:date="2015-11-24T10:39:00Z">
        <w:r>
          <w:t>.png</w:t>
        </w:r>
      </w:ins>
    </w:p>
    <w:p w14:paraId="1F584FC9" w14:textId="11951278" w:rsidR="00E81F9D" w:rsidDel="00E81F9D" w:rsidRDefault="00E81F9D">
      <w:pPr>
        <w:pStyle w:val="LayoutInformationPACKT"/>
        <w:rPr>
          <w:del w:id="128" w:author="Amey Varangaonkar" w:date="2015-11-24T10:41:00Z"/>
        </w:rPr>
        <w:pPrChange w:id="129" w:author="Amey Varangaonkar" w:date="2015-11-24T10:34:00Z">
          <w:pPr>
            <w:pStyle w:val="NumberedBulletPACKT"/>
          </w:pPr>
        </w:pPrChange>
      </w:pPr>
    </w:p>
    <w:p w14:paraId="17B8F8AD" w14:textId="77777777" w:rsidR="002E330B" w:rsidRDefault="002E330B">
      <w:pPr>
        <w:pStyle w:val="NumberedBulletPACKT"/>
        <w:spacing w:after="0"/>
      </w:pPr>
      <w:r>
        <w:t xml:space="preserve">Select the </w:t>
      </w:r>
      <w:r>
        <w:rPr>
          <w:rStyle w:val="ScreenTextPACKT"/>
          <w:bCs/>
        </w:rPr>
        <w:t>SQL Server</w:t>
      </w:r>
      <w:r>
        <w:t xml:space="preserve"> option in the </w:t>
      </w:r>
      <w:r w:rsidR="008734EF">
        <w:rPr>
          <w:rStyle w:val="ScreenTextPACKT"/>
          <w:bCs/>
        </w:rPr>
        <w:t>Management agent</w:t>
      </w:r>
      <w:r w:rsidR="008734EF">
        <w:t xml:space="preserve"> and give the MA a descriptive name such as </w:t>
      </w:r>
      <w:r w:rsidRPr="00E66AB4">
        <w:rPr>
          <w:rStyle w:val="CodeInTextPACKT"/>
          <w:rPrChange w:id="130" w:author="Amey Varangaonkar" w:date="2015-11-24T11:43:00Z">
            <w:rPr>
              <w:rStyle w:val="KeyWordPACKT"/>
              <w:bCs/>
            </w:rPr>
          </w:rPrChange>
        </w:rPr>
        <w:t>HR</w:t>
      </w:r>
    </w:p>
    <w:p w14:paraId="2E28C237" w14:textId="77777777" w:rsidR="002E330B" w:rsidRDefault="002D2CE7">
      <w:pPr>
        <w:pStyle w:val="FigurePACKT"/>
        <w:rPr>
          <w:ins w:id="131" w:author="Amey Varangaonkar" w:date="2015-11-24T10:35:00Z"/>
        </w:rPr>
        <w:pPrChange w:id="132" w:author="Amey Varangaonkar" w:date="2015-11-24T11:44:00Z">
          <w:pPr>
            <w:pStyle w:val="FigureWithinBulletPACKT"/>
            <w:jc w:val="left"/>
          </w:pPr>
        </w:pPrChange>
      </w:pPr>
      <w:r w:rsidRPr="006E19D1">
        <w:rPr>
          <w:noProof/>
          <w:lang w:val="en-IN" w:eastAsia="en-IN"/>
        </w:rPr>
        <w:lastRenderedPageBreak/>
        <w:drawing>
          <wp:inline distT="0" distB="0" distL="0" distR="0" wp14:anchorId="5C8BC8C4" wp14:editId="79A1EBFA">
            <wp:extent cx="5007610" cy="2708910"/>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610" cy="2708910"/>
                    </a:xfrm>
                    <a:prstGeom prst="rect">
                      <a:avLst/>
                    </a:prstGeom>
                    <a:noFill/>
                    <a:ln>
                      <a:noFill/>
                    </a:ln>
                  </pic:spPr>
                </pic:pic>
              </a:graphicData>
            </a:graphic>
          </wp:inline>
        </w:drawing>
      </w:r>
    </w:p>
    <w:p w14:paraId="5832FF75" w14:textId="3A9201D9" w:rsidR="00E81F9D" w:rsidRDefault="00E81F9D" w:rsidP="00E81F9D">
      <w:pPr>
        <w:pStyle w:val="LayoutInformationPACKT"/>
        <w:rPr>
          <w:ins w:id="133" w:author="Amey Varangaonkar" w:date="2015-11-24T10:39:00Z"/>
        </w:rPr>
      </w:pPr>
      <w:ins w:id="134" w:author="Amey Varangaonkar" w:date="2015-11-24T10:39:00Z">
        <w:r>
          <w:t>B04526_03_</w:t>
        </w:r>
      </w:ins>
      <w:ins w:id="135" w:author="Amey Varangaonkar" w:date="2015-11-24T10:42:00Z">
        <w:r>
          <w:t>10</w:t>
        </w:r>
      </w:ins>
      <w:ins w:id="136" w:author="Amey Varangaonkar" w:date="2015-11-24T10:39:00Z">
        <w:r>
          <w:t>.png</w:t>
        </w:r>
      </w:ins>
    </w:p>
    <w:p w14:paraId="19F9A4F8" w14:textId="0E5DBFB8" w:rsidR="00E81F9D" w:rsidDel="00E81F9D" w:rsidRDefault="00E81F9D">
      <w:pPr>
        <w:pStyle w:val="LayoutInformationPACKT"/>
        <w:rPr>
          <w:del w:id="137" w:author="Amey Varangaonkar" w:date="2015-11-24T10:42:00Z"/>
        </w:rPr>
        <w:pPrChange w:id="138" w:author="Amey Varangaonkar" w:date="2015-11-24T10:35:00Z">
          <w:pPr>
            <w:pStyle w:val="FigureWithinBulletPACKT"/>
            <w:jc w:val="left"/>
          </w:pPr>
        </w:pPrChange>
      </w:pPr>
    </w:p>
    <w:p w14:paraId="6CAF88C0" w14:textId="77777777" w:rsidR="002E330B" w:rsidRDefault="002E330B" w:rsidP="00E96D68">
      <w:pPr>
        <w:pStyle w:val="NumberedBulletPACKT"/>
        <w:spacing w:after="0"/>
      </w:pPr>
      <w:r>
        <w:t xml:space="preserve">As we are </w:t>
      </w:r>
      <w:r w:rsidR="002D2CE7">
        <w:fldChar w:fldCharType="begin"/>
      </w:r>
      <w:r>
        <w:instrText>xe "HR (SQL Server):SQL MA, creating"</w:instrText>
      </w:r>
      <w:r w:rsidR="002D2CE7">
        <w:fldChar w:fldCharType="end"/>
      </w:r>
      <w:r w:rsidR="002D2CE7">
        <w:fldChar w:fldCharType="begin"/>
      </w:r>
      <w:r>
        <w:instrText>xe "SQL MA:creating"</w:instrText>
      </w:r>
      <w:r w:rsidR="002D2CE7">
        <w:fldChar w:fldCharType="end"/>
      </w:r>
      <w:r>
        <w:t xml:space="preserve">using SQL aliases, we use the alias server name </w:t>
      </w:r>
      <w:r>
        <w:rPr>
          <w:rStyle w:val="KeyWordPACKT"/>
          <w:bCs/>
        </w:rPr>
        <w:t>dbHR</w:t>
      </w:r>
      <w:r>
        <w:t xml:space="preserve">. The </w:t>
      </w:r>
      <w:r w:rsidR="00A409A2">
        <w:t xml:space="preserve">database is </w:t>
      </w:r>
      <w:r w:rsidR="00A409A2" w:rsidRPr="002E330B">
        <w:rPr>
          <w:b/>
        </w:rPr>
        <w:t>HR</w:t>
      </w:r>
      <w:r w:rsidR="00A409A2">
        <w:t xml:space="preserve"> and the </w:t>
      </w:r>
      <w:r>
        <w:rPr>
          <w:rStyle w:val="ItalicsPACKT"/>
          <w:iCs/>
        </w:rPr>
        <w:t>base</w:t>
      </w:r>
      <w:r>
        <w:t xml:space="preserve"> table is </w:t>
      </w:r>
      <w:r>
        <w:rPr>
          <w:rStyle w:val="ScreenTextPACKT"/>
          <w:bCs/>
        </w:rPr>
        <w:t>HRData</w:t>
      </w:r>
      <w:r w:rsidR="00E96D68">
        <w:t>. We are using Windows integrated authentication with the SVC-HRMA account.</w:t>
      </w:r>
    </w:p>
    <w:p w14:paraId="251E269C" w14:textId="3D90C02C" w:rsidR="00C1513A" w:rsidDel="00E81F9D" w:rsidRDefault="00C1513A" w:rsidP="00E96D68">
      <w:pPr>
        <w:pStyle w:val="NumberedBulletPACKT"/>
        <w:spacing w:after="0"/>
        <w:rPr>
          <w:del w:id="139" w:author="Amey Varangaonkar" w:date="2015-11-24T10:42:00Z"/>
        </w:rPr>
      </w:pPr>
    </w:p>
    <w:p w14:paraId="10BC0811" w14:textId="77777777" w:rsidR="00C1513A" w:rsidRDefault="002D2CE7">
      <w:pPr>
        <w:pStyle w:val="FigurePACKT"/>
        <w:rPr>
          <w:ins w:id="140" w:author="Amey Varangaonkar" w:date="2015-11-24T10:35:00Z"/>
        </w:rPr>
        <w:pPrChange w:id="141" w:author="Amey Varangaonkar" w:date="2015-11-24T11:44:00Z">
          <w:pPr>
            <w:pStyle w:val="NumberedBulletPACKT"/>
            <w:spacing w:after="0"/>
          </w:pPr>
        </w:pPrChange>
      </w:pPr>
      <w:r w:rsidRPr="007D2522">
        <w:rPr>
          <w:noProof/>
          <w:lang w:val="en-IN" w:eastAsia="en-IN"/>
        </w:rPr>
        <w:drawing>
          <wp:inline distT="0" distB="0" distL="0" distR="0" wp14:anchorId="53E6E1C9" wp14:editId="5B70C18C">
            <wp:extent cx="4042410" cy="1213485"/>
            <wp:effectExtent l="0" t="0" r="0" b="571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410" cy="1213485"/>
                    </a:xfrm>
                    <a:prstGeom prst="rect">
                      <a:avLst/>
                    </a:prstGeom>
                    <a:noFill/>
                    <a:ln>
                      <a:noFill/>
                    </a:ln>
                  </pic:spPr>
                </pic:pic>
              </a:graphicData>
            </a:graphic>
          </wp:inline>
        </w:drawing>
      </w:r>
    </w:p>
    <w:p w14:paraId="66DC1E34" w14:textId="497D30E9" w:rsidR="00E81F9D" w:rsidRDefault="00E81F9D" w:rsidP="00E81F9D">
      <w:pPr>
        <w:pStyle w:val="LayoutInformationPACKT"/>
        <w:rPr>
          <w:ins w:id="142" w:author="Amey Varangaonkar" w:date="2015-11-24T10:39:00Z"/>
        </w:rPr>
      </w:pPr>
      <w:ins w:id="143" w:author="Amey Varangaonkar" w:date="2015-11-24T10:39:00Z">
        <w:r>
          <w:t>B04526_03_</w:t>
        </w:r>
      </w:ins>
      <w:ins w:id="144" w:author="Amey Varangaonkar" w:date="2015-11-24T10:42:00Z">
        <w:r>
          <w:t>1</w:t>
        </w:r>
      </w:ins>
      <w:ins w:id="145" w:author="Amey Varangaonkar" w:date="2015-11-24T10:39:00Z">
        <w:r>
          <w:t>1.png</w:t>
        </w:r>
      </w:ins>
    </w:p>
    <w:p w14:paraId="193A747F" w14:textId="62CA280B" w:rsidR="00E81F9D" w:rsidDel="00E81F9D" w:rsidRDefault="00E81F9D">
      <w:pPr>
        <w:pStyle w:val="LayoutInformationPACKT"/>
        <w:rPr>
          <w:del w:id="146" w:author="Amey Varangaonkar" w:date="2015-11-24T10:42:00Z"/>
        </w:rPr>
        <w:pPrChange w:id="147" w:author="Amey Varangaonkar" w:date="2015-11-24T10:35:00Z">
          <w:pPr>
            <w:pStyle w:val="NumberedBulletPACKT"/>
            <w:spacing w:after="0"/>
          </w:pPr>
        </w:pPrChange>
      </w:pPr>
    </w:p>
    <w:p w14:paraId="188E1C0A" w14:textId="006F2031" w:rsidR="00E96D68" w:rsidDel="00E81F9D" w:rsidRDefault="00E96D68" w:rsidP="00E96D68">
      <w:pPr>
        <w:pStyle w:val="NumberedBulletPACKT"/>
        <w:spacing w:after="0"/>
        <w:rPr>
          <w:del w:id="148" w:author="Amey Varangaonkar" w:date="2015-11-24T10:42:00Z"/>
          <w:lang w:val="en-GB"/>
        </w:rPr>
      </w:pPr>
    </w:p>
    <w:p w14:paraId="1ED67763" w14:textId="77777777" w:rsidR="003C20CE" w:rsidRDefault="003C20CE">
      <w:pPr>
        <w:pStyle w:val="NumberedBulletPACKT"/>
        <w:spacing w:after="0"/>
      </w:pPr>
      <w:r>
        <w:t xml:space="preserve">Clicking </w:t>
      </w:r>
      <w:r w:rsidRPr="00E66AB4">
        <w:rPr>
          <w:rStyle w:val="ScreenTextPACKT"/>
          <w:rPrChange w:id="149" w:author="Amey Varangaonkar" w:date="2015-11-24T11:44:00Z">
            <w:rPr/>
          </w:rPrChange>
        </w:rPr>
        <w:t>Next</w:t>
      </w:r>
      <w:r>
        <w:t xml:space="preserve"> should show t</w:t>
      </w:r>
      <w:r w:rsidR="002E330B">
        <w:t xml:space="preserve">he SQL MA </w:t>
      </w:r>
      <w:r w:rsidR="002D2CE7">
        <w:fldChar w:fldCharType="begin"/>
      </w:r>
      <w:r w:rsidR="002E330B">
        <w:instrText>xe "HR (SQL Server):SQL MA, creating"</w:instrText>
      </w:r>
      <w:r w:rsidR="002D2CE7">
        <w:fldChar w:fldCharType="end"/>
      </w:r>
      <w:r w:rsidR="002D2CE7">
        <w:fldChar w:fldCharType="begin"/>
      </w:r>
      <w:r w:rsidR="002E330B">
        <w:instrText>xe "SQL MA:creating"</w:instrText>
      </w:r>
      <w:r w:rsidR="002D2CE7">
        <w:fldChar w:fldCharType="end"/>
      </w:r>
      <w:r w:rsidR="002E330B">
        <w:t xml:space="preserve">has retrieved the schema, the </w:t>
      </w:r>
      <w:r w:rsidR="002E330B">
        <w:rPr>
          <w:rStyle w:val="ScreenTextPACKT"/>
          <w:bCs/>
        </w:rPr>
        <w:t>Columns</w:t>
      </w:r>
      <w:r w:rsidR="002E330B">
        <w:t xml:space="preserve">, and the </w:t>
      </w:r>
      <w:r w:rsidR="002E330B">
        <w:rPr>
          <w:rStyle w:val="ScreenTextPACKT"/>
          <w:bCs/>
        </w:rPr>
        <w:t>Database</w:t>
      </w:r>
      <w:r w:rsidR="002E330B">
        <w:t xml:space="preserve"> </w:t>
      </w:r>
      <w:r w:rsidR="002E330B">
        <w:rPr>
          <w:rStyle w:val="ScreenTextPACKT"/>
          <w:bCs/>
        </w:rPr>
        <w:t>Types</w:t>
      </w:r>
      <w:r w:rsidR="002E330B">
        <w:t xml:space="preserve"> from the SQL database</w:t>
      </w:r>
      <w:r>
        <w:t>.</w:t>
      </w:r>
    </w:p>
    <w:p w14:paraId="24AEDCF2" w14:textId="4232A462" w:rsidR="003C20CE" w:rsidDel="00E81F9D" w:rsidRDefault="003C20CE">
      <w:pPr>
        <w:pStyle w:val="NumberedBulletPACKT"/>
        <w:spacing w:after="0"/>
        <w:rPr>
          <w:del w:id="150" w:author="Amey Varangaonkar" w:date="2015-11-24T10:42:00Z"/>
        </w:rPr>
      </w:pPr>
    </w:p>
    <w:p w14:paraId="635EEA6E" w14:textId="77777777" w:rsidR="003C20CE" w:rsidRDefault="002D2CE7">
      <w:pPr>
        <w:pStyle w:val="FigurePACKT"/>
        <w:rPr>
          <w:ins w:id="151" w:author="Amey Varangaonkar" w:date="2015-11-24T10:35:00Z"/>
          <w:noProof/>
        </w:rPr>
        <w:pPrChange w:id="152" w:author="Amey Varangaonkar" w:date="2015-11-24T10:35:00Z">
          <w:pPr>
            <w:pStyle w:val="NumberedBulletPACKT"/>
            <w:spacing w:after="0"/>
          </w:pPr>
        </w:pPrChange>
      </w:pPr>
      <w:r w:rsidRPr="006E19D1">
        <w:rPr>
          <w:noProof/>
          <w:lang w:val="en-IN" w:eastAsia="en-IN"/>
        </w:rPr>
        <w:drawing>
          <wp:inline distT="0" distB="0" distL="0" distR="0" wp14:anchorId="0FBDF66C" wp14:editId="05A3498E">
            <wp:extent cx="4871085" cy="3657600"/>
            <wp:effectExtent l="0" t="0" r="571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1085" cy="3657600"/>
                    </a:xfrm>
                    <a:prstGeom prst="rect">
                      <a:avLst/>
                    </a:prstGeom>
                    <a:noFill/>
                    <a:ln>
                      <a:noFill/>
                    </a:ln>
                  </pic:spPr>
                </pic:pic>
              </a:graphicData>
            </a:graphic>
          </wp:inline>
        </w:drawing>
      </w:r>
    </w:p>
    <w:p w14:paraId="257F9C91" w14:textId="08CA058D" w:rsidR="00E81F9D" w:rsidRDefault="00E81F9D" w:rsidP="00E81F9D">
      <w:pPr>
        <w:pStyle w:val="LayoutInformationPACKT"/>
        <w:rPr>
          <w:ins w:id="153" w:author="Amey Varangaonkar" w:date="2015-11-24T10:39:00Z"/>
        </w:rPr>
      </w:pPr>
      <w:ins w:id="154" w:author="Amey Varangaonkar" w:date="2015-11-24T10:39:00Z">
        <w:r>
          <w:t>B04526_03_1</w:t>
        </w:r>
      </w:ins>
      <w:ins w:id="155" w:author="Amey Varangaonkar" w:date="2015-11-24T10:42:00Z">
        <w:r>
          <w:t>2</w:t>
        </w:r>
      </w:ins>
      <w:ins w:id="156" w:author="Amey Varangaonkar" w:date="2015-11-24T10:39:00Z">
        <w:r>
          <w:t>.png</w:t>
        </w:r>
      </w:ins>
    </w:p>
    <w:p w14:paraId="7293DAAA" w14:textId="494397FC" w:rsidR="00E81F9D" w:rsidDel="00E81F9D" w:rsidRDefault="00E81F9D">
      <w:pPr>
        <w:pStyle w:val="LayoutInformationPACKT"/>
        <w:rPr>
          <w:del w:id="157" w:author="Amey Varangaonkar" w:date="2015-11-24T10:42:00Z"/>
          <w:noProof/>
        </w:rPr>
        <w:pPrChange w:id="158" w:author="Amey Varangaonkar" w:date="2015-11-24T10:35:00Z">
          <w:pPr>
            <w:pStyle w:val="NumberedBulletPACKT"/>
            <w:spacing w:after="0"/>
          </w:pPr>
        </w:pPrChange>
      </w:pPr>
    </w:p>
    <w:p w14:paraId="4B5478D8" w14:textId="412A8D5E" w:rsidR="003C20CE" w:rsidDel="00E81F9D" w:rsidRDefault="003C20CE">
      <w:pPr>
        <w:pStyle w:val="NumberedBulletPACKT"/>
        <w:spacing w:after="0"/>
        <w:rPr>
          <w:del w:id="159" w:author="Amey Varangaonkar" w:date="2015-11-24T10:42:00Z"/>
        </w:rPr>
      </w:pPr>
    </w:p>
    <w:p w14:paraId="02ACCC1E" w14:textId="77777777" w:rsidR="002E330B" w:rsidRDefault="003C20CE" w:rsidP="003C20CE">
      <w:pPr>
        <w:pStyle w:val="NumberedBulletPACKT"/>
        <w:spacing w:after="0"/>
      </w:pPr>
      <w:r>
        <w:t>In our case, because the ID column is a primary key, the SQL MA automatically set the ID as an anchor. If you needed to modify the anchor in your environment, you would c</w:t>
      </w:r>
      <w:r w:rsidR="002E330B">
        <w:t xml:space="preserve">lick on the </w:t>
      </w:r>
      <w:r w:rsidR="002E330B">
        <w:rPr>
          <w:rStyle w:val="ScreenTextPACKT"/>
          <w:bCs/>
        </w:rPr>
        <w:t>Set</w:t>
      </w:r>
      <w:r w:rsidR="002E330B">
        <w:t xml:space="preserve"> </w:t>
      </w:r>
      <w:r w:rsidR="002E330B">
        <w:rPr>
          <w:rStyle w:val="ScreenTextPACKT"/>
          <w:bCs/>
        </w:rPr>
        <w:t>Anchor…</w:t>
      </w:r>
      <w:r w:rsidR="002E330B">
        <w:t xml:space="preserve"> button, and set the anchor attributes</w:t>
      </w:r>
      <w:r>
        <w:t xml:space="preserve"> accordingly.</w:t>
      </w:r>
    </w:p>
    <w:p w14:paraId="3A1F3F9D" w14:textId="187E1B6E" w:rsidR="003C20CE" w:rsidDel="00E81F9D" w:rsidRDefault="003C20CE">
      <w:pPr>
        <w:pStyle w:val="InformationBoxPACKT"/>
        <w:rPr>
          <w:del w:id="160" w:author="Amey Varangaonkar" w:date="2015-11-24T10:42:00Z"/>
          <w:lang w:val="en-GB"/>
        </w:rPr>
        <w:pPrChange w:id="161" w:author="Amey Varangaonkar" w:date="2015-11-24T11:44:00Z">
          <w:pPr>
            <w:pStyle w:val="NumberedBulletPACKT"/>
            <w:spacing w:after="0"/>
          </w:pPr>
        </w:pPrChange>
      </w:pPr>
      <w:commentRangeStart w:id="162"/>
    </w:p>
    <w:p w14:paraId="5BD84406" w14:textId="6C616BD1" w:rsidR="002E330B" w:rsidRDefault="002E330B">
      <w:pPr>
        <w:pStyle w:val="InformationBoxPACKT"/>
        <w:pPrChange w:id="163" w:author="Amey Varangaonkar" w:date="2015-11-24T11:44:00Z">
          <w:pPr>
            <w:pStyle w:val="NumberedBulletPACKT"/>
            <w:spacing w:after="0"/>
          </w:pPr>
        </w:pPrChange>
      </w:pPr>
      <w:r>
        <w:t xml:space="preserve">The anchor </w:t>
      </w:r>
      <w:r w:rsidR="002D2CE7">
        <w:fldChar w:fldCharType="begin"/>
      </w:r>
      <w:r>
        <w:instrText>xe "HR (SQL Server):SQL MA, creating"</w:instrText>
      </w:r>
      <w:r w:rsidR="002D2CE7">
        <w:fldChar w:fldCharType="end"/>
      </w:r>
      <w:r w:rsidR="002D2CE7">
        <w:fldChar w:fldCharType="begin"/>
      </w:r>
      <w:r>
        <w:instrText>xe "SQL MA:creating"</w:instrText>
      </w:r>
      <w:r w:rsidR="002D2CE7">
        <w:fldChar w:fldCharType="end"/>
      </w:r>
      <w:r>
        <w:t>attribute consists of the column in the database that contains the unique value of each object, which does not change. Which attribute to be used as an anchor attribute in each of the CDSs</w:t>
      </w:r>
      <w:ins w:id="164" w:author="Amey Varangaonkar" w:date="2015-11-24T11:45:00Z">
        <w:r w:rsidR="00E66AB4">
          <w:t>,</w:t>
        </w:r>
      </w:ins>
      <w:r>
        <w:t xml:space="preserve"> is an important decision to make. The anchor attribute </w:t>
      </w:r>
      <w:r w:rsidR="00E96D68">
        <w:t xml:space="preserve">value </w:t>
      </w:r>
      <w:r>
        <w:t xml:space="preserve">should </w:t>
      </w:r>
      <w:r w:rsidRPr="00E96D68">
        <w:rPr>
          <w:b/>
        </w:rPr>
        <w:t>never</w:t>
      </w:r>
      <w:r>
        <w:t xml:space="preserve"> change for a specific object</w:t>
      </w:r>
      <w:r w:rsidR="00E96D68">
        <w:t>; the value should remain the same for the entire lifecycle of the object. If the anchor attribute</w:t>
      </w:r>
      <w:r>
        <w:t xml:space="preserve"> changes, it will be detected as a </w:t>
      </w:r>
      <w:r>
        <w:rPr>
          <w:rStyle w:val="ItalicsPACKT"/>
          <w:iCs/>
        </w:rPr>
        <w:t>delete</w:t>
      </w:r>
      <w:r>
        <w:t xml:space="preserve"> of the old object and an </w:t>
      </w:r>
      <w:r>
        <w:rPr>
          <w:rStyle w:val="ItalicsPACKT"/>
          <w:iCs/>
        </w:rPr>
        <w:t>addition</w:t>
      </w:r>
      <w:r>
        <w:t xml:space="preserve"> of a new object by </w:t>
      </w:r>
      <w:r w:rsidR="00E96D68">
        <w:t>M</w:t>
      </w:r>
      <w:r>
        <w:t>IM, when impo</w:t>
      </w:r>
      <w:r w:rsidR="004F10C9">
        <w:t>rting information from the CDS.</w:t>
      </w:r>
      <w:commentRangeEnd w:id="162"/>
      <w:r w:rsidR="00E66AB4">
        <w:rPr>
          <w:rStyle w:val="CommentReference"/>
          <w:rFonts w:ascii="Arial" w:hAnsi="Arial" w:cs="Arial"/>
          <w:bCs/>
        </w:rPr>
        <w:commentReference w:id="162"/>
      </w:r>
    </w:p>
    <w:p w14:paraId="12B690CB" w14:textId="38EEFAFE" w:rsidR="004F10C9" w:rsidRPr="002E330B" w:rsidDel="00E81F9D" w:rsidRDefault="004F10C9" w:rsidP="002E330B">
      <w:pPr>
        <w:pStyle w:val="NumberedBulletPACKT"/>
        <w:spacing w:after="0"/>
        <w:rPr>
          <w:del w:id="165" w:author="Amey Varangaonkar" w:date="2015-11-24T10:42:00Z"/>
        </w:rPr>
      </w:pPr>
    </w:p>
    <w:p w14:paraId="00DD83D5" w14:textId="77777777" w:rsidR="002E330B" w:rsidRDefault="002E330B">
      <w:pPr>
        <w:pStyle w:val="NumberedBulletPACKT"/>
        <w:spacing w:after="0"/>
      </w:pPr>
      <w:r>
        <w:t xml:space="preserve">Clicking the </w:t>
      </w:r>
      <w:r w:rsidR="002D2CE7">
        <w:fldChar w:fldCharType="begin"/>
      </w:r>
      <w:r>
        <w:instrText>xe "HR (SQL Server):SQL MA, creating"</w:instrText>
      </w:r>
      <w:r w:rsidR="002D2CE7">
        <w:fldChar w:fldCharType="end"/>
      </w:r>
      <w:r w:rsidR="002D2CE7">
        <w:fldChar w:fldCharType="begin"/>
      </w:r>
      <w:r>
        <w:instrText>xe "SQL MA:creating"</w:instrText>
      </w:r>
      <w:r w:rsidR="002D2CE7">
        <w:fldChar w:fldCharType="end"/>
      </w:r>
      <w:r>
        <w:rPr>
          <w:rStyle w:val="ScreenTextPACKT"/>
          <w:bCs/>
        </w:rPr>
        <w:t>Object</w:t>
      </w:r>
      <w:r>
        <w:t xml:space="preserve"> </w:t>
      </w:r>
      <w:r>
        <w:rPr>
          <w:rStyle w:val="ScreenTextPACKT"/>
          <w:bCs/>
        </w:rPr>
        <w:t>Type…</w:t>
      </w:r>
      <w:r>
        <w:t xml:space="preserve"> button allows you to define if the SQL MA only contains one fixed object type or if the information about object type is stored in a column. If you can get this information as a column in the view or table, that would be better. This particular setting can only be configured during the </w:t>
      </w:r>
      <w:r>
        <w:lastRenderedPageBreak/>
        <w:t xml:space="preserve">creation of the MA; if you would like to change this later on, you will need to recreate the MA. In our </w:t>
      </w:r>
      <w:r>
        <w:rPr>
          <w:rStyle w:val="ScreenTextPACKT"/>
          <w:bCs/>
        </w:rPr>
        <w:t>HRData</w:t>
      </w:r>
      <w:r>
        <w:t xml:space="preserve"> table, we have the object types in the column </w:t>
      </w:r>
      <w:r>
        <w:rPr>
          <w:rStyle w:val="ScreenTextPACKT"/>
          <w:bCs/>
        </w:rPr>
        <w:t>objectType</w:t>
      </w:r>
      <w:r>
        <w:t xml:space="preserve">. In order for </w:t>
      </w:r>
      <w:r w:rsidR="00E96D68">
        <w:t>M</w:t>
      </w:r>
      <w:r>
        <w:t>IM to detect the possible object types available, the table or view we look at must contain sample data with the possible object-type values.</w:t>
      </w:r>
    </w:p>
    <w:p w14:paraId="4D172BD0" w14:textId="31C53D10" w:rsidR="002E330B" w:rsidDel="00E66AB4" w:rsidRDefault="002E330B">
      <w:pPr>
        <w:pStyle w:val="NumberedBulletPACKT"/>
        <w:spacing w:after="0"/>
        <w:rPr>
          <w:del w:id="166" w:author="Amey Varangaonkar" w:date="2015-11-24T11:44:00Z"/>
        </w:rPr>
      </w:pPr>
    </w:p>
    <w:p w14:paraId="0CF8B591" w14:textId="77777777" w:rsidR="002E330B" w:rsidRDefault="00E96D68">
      <w:pPr>
        <w:pStyle w:val="NumberedBulletPACKT"/>
        <w:spacing w:after="0"/>
      </w:pPr>
      <w:r>
        <w:t xml:space="preserve">There is one </w:t>
      </w:r>
      <w:r w:rsidR="002D2CE7">
        <w:fldChar w:fldCharType="begin"/>
      </w:r>
      <w:r w:rsidR="002E330B">
        <w:instrText>xe "HR (SQL Server):SQL MA, creating"</w:instrText>
      </w:r>
      <w:r w:rsidR="002D2CE7">
        <w:fldChar w:fldCharType="end"/>
      </w:r>
      <w:r w:rsidR="002D2CE7">
        <w:fldChar w:fldCharType="begin"/>
      </w:r>
      <w:r w:rsidR="002E330B">
        <w:instrText>xe "SQL MA:creating"</w:instrText>
      </w:r>
      <w:r w:rsidR="002D2CE7">
        <w:fldChar w:fldCharType="end"/>
      </w:r>
      <w:r w:rsidR="002E330B">
        <w:t xml:space="preserve">attribute in the list that need to be edited, as we need to tell MIM that </w:t>
      </w:r>
      <w:r>
        <w:t xml:space="preserve">it is </w:t>
      </w:r>
      <w:r w:rsidR="002E330B">
        <w:t xml:space="preserve">of the </w:t>
      </w:r>
      <w:r w:rsidR="002E330B">
        <w:rPr>
          <w:rStyle w:val="ScreenTextPACKT"/>
          <w:bCs/>
        </w:rPr>
        <w:t>Reference (DN)</w:t>
      </w:r>
      <w:r w:rsidR="002E330B">
        <w:t xml:space="preserve"> type. </w:t>
      </w:r>
      <w:r>
        <w:t xml:space="preserve">A Reference (DN) type </w:t>
      </w:r>
      <w:r w:rsidR="002E330B">
        <w:t xml:space="preserve">tells MIM that the data in the column contains the </w:t>
      </w:r>
      <w:r w:rsidR="002E330B">
        <w:rPr>
          <w:rStyle w:val="ScreenTextPACKT"/>
          <w:bCs/>
        </w:rPr>
        <w:t>ID</w:t>
      </w:r>
      <w:r w:rsidR="002E330B">
        <w:t xml:space="preserve"> value of some other object. Select </w:t>
      </w:r>
      <w:r w:rsidR="002E330B">
        <w:rPr>
          <w:rStyle w:val="ScreenTextPACKT"/>
          <w:bCs/>
        </w:rPr>
        <w:t>manager</w:t>
      </w:r>
      <w:r w:rsidR="002E330B">
        <w:t xml:space="preserve">, click the </w:t>
      </w:r>
      <w:r w:rsidR="002E330B">
        <w:rPr>
          <w:rStyle w:val="ScreenTextPACKT"/>
          <w:bCs/>
        </w:rPr>
        <w:t>Edit…</w:t>
      </w:r>
      <w:r w:rsidR="002E330B">
        <w:t xml:space="preserve"> button, and check the </w:t>
      </w:r>
      <w:r w:rsidR="002E330B">
        <w:rPr>
          <w:rStyle w:val="ScreenTextPACKT"/>
          <w:bCs/>
        </w:rPr>
        <w:t>Reference (DN)</w:t>
      </w:r>
      <w:r w:rsidR="002E330B">
        <w:t xml:space="preserve"> checkbox:</w:t>
      </w:r>
    </w:p>
    <w:p w14:paraId="3C5A22F0" w14:textId="77777777" w:rsidR="002E330B" w:rsidRDefault="002D2CE7">
      <w:pPr>
        <w:pStyle w:val="FigurePACKT"/>
        <w:rPr>
          <w:ins w:id="167" w:author="Amey Varangaonkar" w:date="2015-11-24T10:35:00Z"/>
        </w:rPr>
        <w:pPrChange w:id="168" w:author="Amey Varangaonkar" w:date="2015-11-24T10:35:00Z">
          <w:pPr>
            <w:pStyle w:val="FigureWithinBulletPACKT"/>
            <w:jc w:val="left"/>
          </w:pPr>
        </w:pPrChange>
      </w:pPr>
      <w:r w:rsidRPr="006E19D1">
        <w:rPr>
          <w:noProof/>
          <w:lang w:val="en-IN" w:eastAsia="en-IN"/>
        </w:rPr>
        <w:drawing>
          <wp:inline distT="0" distB="0" distL="0" distR="0" wp14:anchorId="64498887" wp14:editId="740788DE">
            <wp:extent cx="3939540" cy="3409950"/>
            <wp:effectExtent l="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9540" cy="3409950"/>
                    </a:xfrm>
                    <a:prstGeom prst="rect">
                      <a:avLst/>
                    </a:prstGeom>
                    <a:noFill/>
                    <a:ln>
                      <a:noFill/>
                    </a:ln>
                  </pic:spPr>
                </pic:pic>
              </a:graphicData>
            </a:graphic>
          </wp:inline>
        </w:drawing>
      </w:r>
    </w:p>
    <w:p w14:paraId="2BA61AD4" w14:textId="08394A77" w:rsidR="00E81F9D" w:rsidRDefault="00E81F9D" w:rsidP="00E81F9D">
      <w:pPr>
        <w:pStyle w:val="LayoutInformationPACKT"/>
        <w:rPr>
          <w:ins w:id="169" w:author="Amey Varangaonkar" w:date="2015-11-24T10:39:00Z"/>
        </w:rPr>
      </w:pPr>
      <w:ins w:id="170" w:author="Amey Varangaonkar" w:date="2015-11-24T10:39:00Z">
        <w:r>
          <w:t>B04526_03_</w:t>
        </w:r>
      </w:ins>
      <w:ins w:id="171" w:author="Amey Varangaonkar" w:date="2015-11-24T10:42:00Z">
        <w:r>
          <w:t>13</w:t>
        </w:r>
      </w:ins>
      <w:ins w:id="172" w:author="Amey Varangaonkar" w:date="2015-11-24T10:39:00Z">
        <w:r>
          <w:t>.png</w:t>
        </w:r>
      </w:ins>
    </w:p>
    <w:p w14:paraId="2D38A43E" w14:textId="18EA652A" w:rsidR="00E81F9D" w:rsidDel="00E81F9D" w:rsidRDefault="00E81F9D">
      <w:pPr>
        <w:pStyle w:val="LayoutInformationPACKT"/>
        <w:rPr>
          <w:del w:id="173" w:author="Amey Varangaonkar" w:date="2015-11-24T10:42:00Z"/>
        </w:rPr>
        <w:pPrChange w:id="174" w:author="Amey Varangaonkar" w:date="2015-11-24T10:35:00Z">
          <w:pPr>
            <w:pStyle w:val="FigureWithinBulletPACKT"/>
            <w:jc w:val="left"/>
          </w:pPr>
        </w:pPrChange>
      </w:pPr>
    </w:p>
    <w:p w14:paraId="68FB31EB" w14:textId="0E3B8E3A" w:rsidR="003E5D55" w:rsidRDefault="002E330B" w:rsidP="003E5D55">
      <w:pPr>
        <w:pStyle w:val="NumberedBulletPACKT"/>
      </w:pPr>
      <w:r>
        <w:rPr>
          <w:spacing w:val="-1"/>
        </w:rPr>
        <w:t xml:space="preserve">If for some </w:t>
      </w:r>
      <w:r w:rsidR="002D2CE7">
        <w:rPr>
          <w:spacing w:val="-1"/>
        </w:rPr>
        <w:fldChar w:fldCharType="begin"/>
      </w:r>
      <w:r>
        <w:rPr>
          <w:spacing w:val="-1"/>
        </w:rPr>
        <w:instrText>xe "HR (SQL Server):SQL MA, creating"</w:instrText>
      </w:r>
      <w:r w:rsidR="002D2CE7">
        <w:rPr>
          <w:spacing w:val="-1"/>
        </w:rPr>
        <w:fldChar w:fldCharType="end"/>
      </w:r>
      <w:r w:rsidR="002D2CE7">
        <w:rPr>
          <w:spacing w:val="-1"/>
        </w:rPr>
        <w:fldChar w:fldCharType="begin"/>
      </w:r>
      <w:r>
        <w:rPr>
          <w:spacing w:val="-1"/>
        </w:rPr>
        <w:instrText>xe "SQL MA:creating"</w:instrText>
      </w:r>
      <w:r w:rsidR="002D2CE7">
        <w:rPr>
          <w:spacing w:val="-1"/>
        </w:rPr>
        <w:fldChar w:fldCharType="end"/>
      </w:r>
      <w:r>
        <w:rPr>
          <w:spacing w:val="-1"/>
        </w:rPr>
        <w:t xml:space="preserve">reason we have configured the table or view used by the MA in a way that we reach objects we are not supposed to manage, we can configure a connector filter to make sure </w:t>
      </w:r>
      <w:r w:rsidR="003E5D55">
        <w:rPr>
          <w:spacing w:val="-1"/>
        </w:rPr>
        <w:t xml:space="preserve">these objects are out of scope. </w:t>
      </w:r>
      <w:r w:rsidR="003E5D55">
        <w:t xml:space="preserve">MIM is essentially asking if there is attribute criteria that should filter or block connector space objects from connecting to their respective metaverse objects (MIM calls this process a join) or if MIM should block a connector space object from creating its own unique metaverse object (called a projection). In our example, </w:t>
      </w:r>
      <w:r w:rsidR="003E5D55">
        <w:lastRenderedPageBreak/>
        <w:t xml:space="preserve">everyone in the HR source system should be provisioned an Active Directory account therefore we keep the defaults of </w:t>
      </w:r>
      <w:r w:rsidR="003E5D55" w:rsidRPr="00612F4D">
        <w:rPr>
          <w:rStyle w:val="ScreenTextPACKT"/>
          <w:rPrChange w:id="175" w:author="Amey Varangaonkar" w:date="2015-11-24T11:46:00Z">
            <w:rPr>
              <w:b/>
            </w:rPr>
          </w:rPrChange>
        </w:rPr>
        <w:t>Filter Type</w:t>
      </w:r>
      <w:r w:rsidR="003E5D55" w:rsidRPr="008F2004">
        <w:rPr>
          <w:b/>
        </w:rPr>
        <w:t xml:space="preserve"> </w:t>
      </w:r>
      <w:del w:id="176" w:author="Amey Varangaonkar" w:date="2015-11-24T11:46:00Z">
        <w:r w:rsidR="003E5D55" w:rsidRPr="008F2004" w:rsidDel="00612F4D">
          <w:rPr>
            <w:b/>
          </w:rPr>
          <w:delText xml:space="preserve">= </w:delText>
        </w:r>
      </w:del>
      <w:ins w:id="177" w:author="Amey Varangaonkar" w:date="2015-11-24T11:46:00Z">
        <w:r w:rsidR="00612F4D">
          <w:rPr>
            <w:b/>
          </w:rPr>
          <w:t>as</w:t>
        </w:r>
        <w:r w:rsidR="00612F4D" w:rsidRPr="008F2004">
          <w:rPr>
            <w:b/>
          </w:rPr>
          <w:t xml:space="preserve"> </w:t>
        </w:r>
      </w:ins>
      <w:r w:rsidR="003E5D55" w:rsidRPr="00612F4D">
        <w:rPr>
          <w:rStyle w:val="ScreenTextPACKT"/>
          <w:rPrChange w:id="178" w:author="Amey Varangaonkar" w:date="2015-11-24T11:46:00Z">
            <w:rPr>
              <w:b/>
            </w:rPr>
          </w:rPrChange>
        </w:rPr>
        <w:t>None</w:t>
      </w:r>
      <w:r w:rsidR="003E5D55">
        <w:t xml:space="preserve"> and click </w:t>
      </w:r>
      <w:r w:rsidR="003E5D55" w:rsidRPr="00612F4D">
        <w:rPr>
          <w:rStyle w:val="ScreenTextPACKT"/>
          <w:rPrChange w:id="179" w:author="Amey Varangaonkar" w:date="2015-11-24T11:46:00Z">
            <w:rPr/>
          </w:rPrChange>
        </w:rPr>
        <w:t>Next</w:t>
      </w:r>
      <w:r w:rsidR="003E5D55">
        <w:t>.</w:t>
      </w:r>
    </w:p>
    <w:p w14:paraId="07B6F152" w14:textId="77777777" w:rsidR="002E330B" w:rsidRDefault="002E330B">
      <w:pPr>
        <w:pStyle w:val="NumberedBulletPACKT"/>
        <w:spacing w:after="0"/>
        <w:rPr>
          <w:spacing w:val="-1"/>
        </w:rPr>
      </w:pPr>
      <w:r>
        <w:rPr>
          <w:spacing w:val="-1"/>
        </w:rPr>
        <w:t xml:space="preserve">We will configure </w:t>
      </w:r>
      <w:r w:rsidR="00E96D68">
        <w:rPr>
          <w:spacing w:val="-1"/>
        </w:rPr>
        <w:t xml:space="preserve">a connector </w:t>
      </w:r>
      <w:r>
        <w:rPr>
          <w:spacing w:val="-1"/>
        </w:rPr>
        <w:t xml:space="preserve">this in </w:t>
      </w:r>
      <w:r w:rsidR="00E96D68">
        <w:rPr>
          <w:spacing w:val="-1"/>
        </w:rPr>
        <w:t>another management agent</w:t>
      </w:r>
      <w:r>
        <w:rPr>
          <w:spacing w:val="-1"/>
        </w:rPr>
        <w:t>, so let’s leave it as it is:</w:t>
      </w:r>
    </w:p>
    <w:p w14:paraId="10548E50" w14:textId="5A6302E1" w:rsidR="004F10C9" w:rsidDel="00612F4D" w:rsidRDefault="004F10C9">
      <w:pPr>
        <w:pStyle w:val="NumberedBulletPACKT"/>
        <w:spacing w:after="0"/>
        <w:rPr>
          <w:del w:id="180" w:author="Amey Varangaonkar" w:date="2015-11-24T11:45:00Z"/>
          <w:spacing w:val="-1"/>
        </w:rPr>
      </w:pPr>
    </w:p>
    <w:p w14:paraId="16E45D65" w14:textId="77777777" w:rsidR="004F10C9" w:rsidRDefault="002D2CE7">
      <w:pPr>
        <w:pStyle w:val="FigurePACKT"/>
        <w:rPr>
          <w:ins w:id="181" w:author="Amey Varangaonkar" w:date="2015-11-24T10:35:00Z"/>
          <w:spacing w:val="-1"/>
        </w:rPr>
        <w:pPrChange w:id="182" w:author="Amey Varangaonkar" w:date="2015-11-24T10:35:00Z">
          <w:pPr>
            <w:pStyle w:val="NumberedBulletPACKT"/>
            <w:spacing w:after="0"/>
          </w:pPr>
        </w:pPrChange>
      </w:pPr>
      <w:r w:rsidRPr="006E19D1">
        <w:rPr>
          <w:noProof/>
          <w:lang w:val="en-IN" w:eastAsia="en-IN"/>
        </w:rPr>
        <w:drawing>
          <wp:inline distT="0" distB="0" distL="0" distR="0" wp14:anchorId="601AA714" wp14:editId="7988A2F9">
            <wp:extent cx="5007610" cy="3751580"/>
            <wp:effectExtent l="0" t="0" r="2540" b="12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610" cy="3751580"/>
                    </a:xfrm>
                    <a:prstGeom prst="rect">
                      <a:avLst/>
                    </a:prstGeom>
                    <a:noFill/>
                    <a:ln>
                      <a:noFill/>
                    </a:ln>
                  </pic:spPr>
                </pic:pic>
              </a:graphicData>
            </a:graphic>
          </wp:inline>
        </w:drawing>
      </w:r>
    </w:p>
    <w:p w14:paraId="1E5FFAAE" w14:textId="3C5A5A14" w:rsidR="00E81F9D" w:rsidRDefault="00E81F9D" w:rsidP="00E81F9D">
      <w:pPr>
        <w:pStyle w:val="LayoutInformationPACKT"/>
        <w:rPr>
          <w:ins w:id="183" w:author="Amey Varangaonkar" w:date="2015-11-24T10:39:00Z"/>
        </w:rPr>
      </w:pPr>
      <w:ins w:id="184" w:author="Amey Varangaonkar" w:date="2015-11-24T10:39:00Z">
        <w:r>
          <w:t>B04526_03_</w:t>
        </w:r>
      </w:ins>
      <w:ins w:id="185" w:author="Amey Varangaonkar" w:date="2015-11-24T10:42:00Z">
        <w:r>
          <w:t>14</w:t>
        </w:r>
      </w:ins>
      <w:ins w:id="186" w:author="Amey Varangaonkar" w:date="2015-11-24T10:39:00Z">
        <w:r>
          <w:t>.png</w:t>
        </w:r>
      </w:ins>
    </w:p>
    <w:p w14:paraId="7101BB5B" w14:textId="713E8A34" w:rsidR="00E81F9D" w:rsidDel="00E81F9D" w:rsidRDefault="00E81F9D">
      <w:pPr>
        <w:pStyle w:val="LayoutInformationPACKT"/>
        <w:rPr>
          <w:del w:id="187" w:author="Amey Varangaonkar" w:date="2015-11-24T10:42:00Z"/>
        </w:rPr>
        <w:pPrChange w:id="188" w:author="Amey Varangaonkar" w:date="2015-11-24T10:35:00Z">
          <w:pPr>
            <w:pStyle w:val="NumberedBulletPACKT"/>
            <w:spacing w:after="0"/>
          </w:pPr>
        </w:pPrChange>
      </w:pPr>
    </w:p>
    <w:p w14:paraId="51DFA65C" w14:textId="0748DE09" w:rsidR="004F10C9" w:rsidDel="00E81F9D" w:rsidRDefault="004F10C9">
      <w:pPr>
        <w:pStyle w:val="NumberedBulletPACKT"/>
        <w:rPr>
          <w:del w:id="189" w:author="Amey Varangaonkar" w:date="2015-11-24T10:42:00Z"/>
        </w:rPr>
      </w:pPr>
    </w:p>
    <w:p w14:paraId="0BFDF9E2" w14:textId="77777777" w:rsidR="008F2004" w:rsidRDefault="003E5D55" w:rsidP="008F2004">
      <w:pPr>
        <w:pStyle w:val="NumberedBulletPACKT"/>
      </w:pPr>
      <w:r>
        <w:t xml:space="preserve">Configuring join </w:t>
      </w:r>
      <w:r w:rsidR="00C1513A">
        <w:t xml:space="preserve">and projection rules are next. Our anchor is </w:t>
      </w:r>
      <w:r w:rsidR="00C1513A" w:rsidRPr="00612F4D">
        <w:rPr>
          <w:rStyle w:val="ScreenTextPACKT"/>
          <w:rPrChange w:id="190" w:author="Amey Varangaonkar" w:date="2015-11-24T11:46:00Z">
            <w:rPr/>
          </w:rPrChange>
        </w:rPr>
        <w:t>ID</w:t>
      </w:r>
      <w:r w:rsidR="00C1513A">
        <w:t xml:space="preserve"> therefore we should specify a join rule with ID. Click the </w:t>
      </w:r>
      <w:r w:rsidR="00C1513A" w:rsidRPr="00612F4D">
        <w:rPr>
          <w:rStyle w:val="ScreenTextPACKT"/>
          <w:rPrChange w:id="191" w:author="Amey Varangaonkar" w:date="2015-11-24T11:46:00Z">
            <w:rPr>
              <w:b/>
            </w:rPr>
          </w:rPrChange>
        </w:rPr>
        <w:t>New Join Rule</w:t>
      </w:r>
      <w:r w:rsidR="00C1513A">
        <w:t xml:space="preserve"> button to open the join rule window:</w:t>
      </w:r>
    </w:p>
    <w:p w14:paraId="2967FA24" w14:textId="77777777" w:rsidR="00C1513A" w:rsidRDefault="002D2CE7">
      <w:pPr>
        <w:pStyle w:val="FigurePACKT"/>
        <w:rPr>
          <w:ins w:id="192" w:author="Amey Varangaonkar" w:date="2015-11-24T10:35:00Z"/>
        </w:rPr>
        <w:pPrChange w:id="193" w:author="Amey Varangaonkar" w:date="2015-11-24T10:35:00Z">
          <w:pPr>
            <w:pStyle w:val="NumberedBulletPACKT"/>
          </w:pPr>
        </w:pPrChange>
      </w:pPr>
      <w:r w:rsidRPr="007D2522">
        <w:rPr>
          <w:noProof/>
          <w:lang w:val="en-IN" w:eastAsia="en-IN"/>
        </w:rPr>
        <w:lastRenderedPageBreak/>
        <w:drawing>
          <wp:inline distT="0" distB="0" distL="0" distR="0" wp14:anchorId="09E11C34" wp14:editId="1C03A02E">
            <wp:extent cx="4358640" cy="3589020"/>
            <wp:effectExtent l="0" t="0" r="381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640" cy="3589020"/>
                    </a:xfrm>
                    <a:prstGeom prst="rect">
                      <a:avLst/>
                    </a:prstGeom>
                    <a:noFill/>
                    <a:ln>
                      <a:noFill/>
                    </a:ln>
                  </pic:spPr>
                </pic:pic>
              </a:graphicData>
            </a:graphic>
          </wp:inline>
        </w:drawing>
      </w:r>
    </w:p>
    <w:p w14:paraId="63209982" w14:textId="2CC048B2" w:rsidR="00E81F9D" w:rsidRDefault="00E81F9D" w:rsidP="00E81F9D">
      <w:pPr>
        <w:pStyle w:val="LayoutInformationPACKT"/>
        <w:rPr>
          <w:ins w:id="194" w:author="Amey Varangaonkar" w:date="2015-11-24T10:39:00Z"/>
        </w:rPr>
      </w:pPr>
      <w:ins w:id="195" w:author="Amey Varangaonkar" w:date="2015-11-24T10:39:00Z">
        <w:r>
          <w:t>B04526_03_</w:t>
        </w:r>
      </w:ins>
      <w:ins w:id="196" w:author="Amey Varangaonkar" w:date="2015-11-24T10:42:00Z">
        <w:r>
          <w:t>15</w:t>
        </w:r>
      </w:ins>
      <w:ins w:id="197" w:author="Amey Varangaonkar" w:date="2015-11-24T10:39:00Z">
        <w:r>
          <w:t>.png</w:t>
        </w:r>
      </w:ins>
    </w:p>
    <w:p w14:paraId="6A7D9448" w14:textId="67B1A450" w:rsidR="00E81F9D" w:rsidDel="00E81F9D" w:rsidRDefault="00E81F9D">
      <w:pPr>
        <w:pStyle w:val="LayoutInformationPACKT"/>
        <w:rPr>
          <w:del w:id="198" w:author="Amey Varangaonkar" w:date="2015-11-24T10:42:00Z"/>
        </w:rPr>
        <w:pPrChange w:id="199" w:author="Amey Varangaonkar" w:date="2015-11-24T10:35:00Z">
          <w:pPr>
            <w:pStyle w:val="NumberedBulletPACKT"/>
          </w:pPr>
        </w:pPrChange>
      </w:pPr>
    </w:p>
    <w:p w14:paraId="14F402E9" w14:textId="77777777" w:rsidR="000A341E" w:rsidRDefault="000A341E" w:rsidP="004F10C9">
      <w:pPr>
        <w:pStyle w:val="NumberedBulletPACKT"/>
        <w:spacing w:after="0"/>
      </w:pPr>
      <w:r>
        <w:t xml:space="preserve">Change the </w:t>
      </w:r>
      <w:r w:rsidRPr="00612F4D">
        <w:rPr>
          <w:rStyle w:val="ScreenTextPACKT"/>
          <w:rPrChange w:id="200" w:author="Amey Varangaonkar" w:date="2015-11-24T11:46:00Z">
            <w:rPr>
              <w:b/>
            </w:rPr>
          </w:rPrChange>
        </w:rPr>
        <w:t>Metaverse object type</w:t>
      </w:r>
      <w:r>
        <w:t xml:space="preserve"> to </w:t>
      </w:r>
      <w:r w:rsidRPr="00612F4D">
        <w:rPr>
          <w:rStyle w:val="ScreenTextPACKT"/>
          <w:rPrChange w:id="201" w:author="Amey Varangaonkar" w:date="2015-11-24T11:46:00Z">
            <w:rPr>
              <w:b/>
            </w:rPr>
          </w:rPrChange>
        </w:rPr>
        <w:t>person</w:t>
      </w:r>
      <w:r>
        <w:t xml:space="preserve">, select </w:t>
      </w:r>
      <w:r w:rsidRPr="000A341E">
        <w:rPr>
          <w:b/>
        </w:rPr>
        <w:t>ID</w:t>
      </w:r>
      <w:r>
        <w:t xml:space="preserve"> on the </w:t>
      </w:r>
      <w:r w:rsidRPr="00612F4D">
        <w:rPr>
          <w:rStyle w:val="ScreenTextPACKT"/>
          <w:rPrChange w:id="202" w:author="Amey Varangaonkar" w:date="2015-11-24T11:47:00Z">
            <w:rPr>
              <w:b/>
            </w:rPr>
          </w:rPrChange>
        </w:rPr>
        <w:t>Data source attribute</w:t>
      </w:r>
      <w:r w:rsidRPr="000A341E">
        <w:rPr>
          <w:b/>
        </w:rPr>
        <w:t xml:space="preserve"> </w:t>
      </w:r>
      <w:r w:rsidRPr="000A341E">
        <w:t>section</w:t>
      </w:r>
      <w:r>
        <w:t xml:space="preserve">, and </w:t>
      </w:r>
      <w:r w:rsidRPr="00612F4D">
        <w:rPr>
          <w:rStyle w:val="ScreenTextPACKT"/>
          <w:rPrChange w:id="203" w:author="Amey Varangaonkar" w:date="2015-11-24T11:47:00Z">
            <w:rPr>
              <w:b/>
            </w:rPr>
          </w:rPrChange>
        </w:rPr>
        <w:t>employeeID</w:t>
      </w:r>
      <w:r w:rsidRPr="000A341E">
        <w:rPr>
          <w:b/>
        </w:rPr>
        <w:t xml:space="preserve"> </w:t>
      </w:r>
      <w:r>
        <w:t xml:space="preserve">for the </w:t>
      </w:r>
      <w:r w:rsidRPr="00612F4D">
        <w:rPr>
          <w:rStyle w:val="ScreenTextPACKT"/>
          <w:rPrChange w:id="204" w:author="Amey Varangaonkar" w:date="2015-11-24T11:47:00Z">
            <w:rPr>
              <w:b/>
            </w:rPr>
          </w:rPrChange>
        </w:rPr>
        <w:t>Metaverse attribute</w:t>
      </w:r>
      <w:r>
        <w:t xml:space="preserve">. Click the </w:t>
      </w:r>
      <w:r w:rsidRPr="00612F4D">
        <w:rPr>
          <w:rStyle w:val="ScreenTextPACKT"/>
          <w:rPrChange w:id="205" w:author="Amey Varangaonkar" w:date="2015-11-24T11:47:00Z">
            <w:rPr/>
          </w:rPrChange>
        </w:rPr>
        <w:t>Add Condition</w:t>
      </w:r>
      <w:r>
        <w:t xml:space="preserve"> button</w:t>
      </w:r>
      <w:r w:rsidR="00D939C7">
        <w:t xml:space="preserve"> and a non-index join warning message appears:</w:t>
      </w:r>
    </w:p>
    <w:p w14:paraId="70205139" w14:textId="480250B5" w:rsidR="00D939C7" w:rsidDel="00E81F9D" w:rsidRDefault="00D939C7" w:rsidP="004F10C9">
      <w:pPr>
        <w:pStyle w:val="NumberedBulletPACKT"/>
        <w:spacing w:after="0"/>
        <w:rPr>
          <w:del w:id="206" w:author="Amey Varangaonkar" w:date="2015-11-24T10:42:00Z"/>
        </w:rPr>
      </w:pPr>
    </w:p>
    <w:p w14:paraId="22D8FAD5" w14:textId="77777777" w:rsidR="00D939C7" w:rsidRDefault="002D2CE7">
      <w:pPr>
        <w:pStyle w:val="FigurePACKT"/>
        <w:rPr>
          <w:ins w:id="207" w:author="Amey Varangaonkar" w:date="2015-11-24T10:35:00Z"/>
        </w:rPr>
        <w:pPrChange w:id="208" w:author="Amey Varangaonkar" w:date="2015-11-24T10:35:00Z">
          <w:pPr>
            <w:pStyle w:val="NumberedBulletPACKT"/>
            <w:spacing w:after="0"/>
          </w:pPr>
        </w:pPrChange>
      </w:pPr>
      <w:r w:rsidRPr="007D2522">
        <w:rPr>
          <w:noProof/>
          <w:lang w:val="en-IN" w:eastAsia="en-IN"/>
        </w:rPr>
        <w:drawing>
          <wp:inline distT="0" distB="0" distL="0" distR="0" wp14:anchorId="5224BB68" wp14:editId="6636758C">
            <wp:extent cx="4426585" cy="1863090"/>
            <wp:effectExtent l="0" t="0" r="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6585" cy="1863090"/>
                    </a:xfrm>
                    <a:prstGeom prst="rect">
                      <a:avLst/>
                    </a:prstGeom>
                    <a:noFill/>
                    <a:ln>
                      <a:noFill/>
                    </a:ln>
                  </pic:spPr>
                </pic:pic>
              </a:graphicData>
            </a:graphic>
          </wp:inline>
        </w:drawing>
      </w:r>
    </w:p>
    <w:p w14:paraId="74AE082F" w14:textId="56A53C35" w:rsidR="00E81F9D" w:rsidRDefault="00E81F9D" w:rsidP="00E81F9D">
      <w:pPr>
        <w:pStyle w:val="LayoutInformationPACKT"/>
        <w:rPr>
          <w:ins w:id="209" w:author="Amey Varangaonkar" w:date="2015-11-24T10:39:00Z"/>
        </w:rPr>
      </w:pPr>
      <w:ins w:id="210" w:author="Amey Varangaonkar" w:date="2015-11-24T10:39:00Z">
        <w:r>
          <w:lastRenderedPageBreak/>
          <w:t>B04526_03_</w:t>
        </w:r>
      </w:ins>
      <w:ins w:id="211" w:author="Amey Varangaonkar" w:date="2015-11-24T10:43:00Z">
        <w:r>
          <w:t>16</w:t>
        </w:r>
      </w:ins>
      <w:ins w:id="212" w:author="Amey Varangaonkar" w:date="2015-11-24T10:39:00Z">
        <w:r>
          <w:t>.png</w:t>
        </w:r>
      </w:ins>
    </w:p>
    <w:p w14:paraId="6EAE8284" w14:textId="1C03ADCC" w:rsidR="00E81F9D" w:rsidDel="00E81F9D" w:rsidRDefault="00E81F9D">
      <w:pPr>
        <w:pStyle w:val="LayoutInformationPACKT"/>
        <w:rPr>
          <w:del w:id="213" w:author="Amey Varangaonkar" w:date="2015-11-24T10:43:00Z"/>
        </w:rPr>
        <w:pPrChange w:id="214" w:author="Amey Varangaonkar" w:date="2015-11-24T10:35:00Z">
          <w:pPr>
            <w:pStyle w:val="NumberedBulletPACKT"/>
            <w:spacing w:after="0"/>
          </w:pPr>
        </w:pPrChange>
      </w:pPr>
    </w:p>
    <w:p w14:paraId="791B926B" w14:textId="542F3E34" w:rsidR="000A341E" w:rsidDel="00E81F9D" w:rsidRDefault="000A341E" w:rsidP="004F10C9">
      <w:pPr>
        <w:pStyle w:val="NumberedBulletPACKT"/>
        <w:spacing w:after="0"/>
        <w:rPr>
          <w:del w:id="215" w:author="Amey Varangaonkar" w:date="2015-11-24T10:43:00Z"/>
        </w:rPr>
      </w:pPr>
    </w:p>
    <w:p w14:paraId="31CD194B" w14:textId="77777777" w:rsidR="00D939C7" w:rsidRDefault="00D939C7" w:rsidP="004F10C9">
      <w:pPr>
        <w:pStyle w:val="NumberedBulletPACKT"/>
        <w:spacing w:after="0"/>
      </w:pPr>
      <w:r>
        <w:t xml:space="preserve">MIM is warning us that finding a matching </w:t>
      </w:r>
      <w:r w:rsidRPr="00B30866">
        <w:rPr>
          <w:rStyle w:val="CodeInTextPACKT"/>
          <w:rPrChange w:id="216" w:author="Amey Varangaonkar" w:date="2015-11-24T11:53:00Z">
            <w:rPr/>
          </w:rPrChange>
        </w:rPr>
        <w:t>employeeID</w:t>
      </w:r>
      <w:r>
        <w:t xml:space="preserve"> value in the metaverse would be faster if we indexed that attribute. Click </w:t>
      </w:r>
      <w:r w:rsidRPr="00612F4D">
        <w:rPr>
          <w:rStyle w:val="ScreenTextPACKT"/>
          <w:rPrChange w:id="217" w:author="Amey Varangaonkar" w:date="2015-11-24T11:47:00Z">
            <w:rPr>
              <w:b/>
            </w:rPr>
          </w:rPrChange>
        </w:rPr>
        <w:t>OK</w:t>
      </w:r>
      <w:r>
        <w:t xml:space="preserve"> for now and we will show you where attribute index is later in this chapter. Click </w:t>
      </w:r>
      <w:r w:rsidRPr="00612F4D">
        <w:rPr>
          <w:rStyle w:val="ScreenTextPACKT"/>
          <w:rPrChange w:id="218" w:author="Amey Varangaonkar" w:date="2015-11-24T11:47:00Z">
            <w:rPr>
              <w:b/>
            </w:rPr>
          </w:rPrChange>
        </w:rPr>
        <w:t>OK</w:t>
      </w:r>
      <w:r>
        <w:t xml:space="preserve"> to finalize the ID to </w:t>
      </w:r>
      <w:r w:rsidRPr="00B30866">
        <w:rPr>
          <w:rStyle w:val="CodeInTextPACKT"/>
          <w:rPrChange w:id="219" w:author="Amey Varangaonkar" w:date="2015-11-24T11:53:00Z">
            <w:rPr/>
          </w:rPrChange>
        </w:rPr>
        <w:t>employeeID</w:t>
      </w:r>
      <w:r>
        <w:t xml:space="preserve"> join and you will be back at the Configure Join and Projection Rules step:</w:t>
      </w:r>
    </w:p>
    <w:p w14:paraId="245026FE" w14:textId="33723B97" w:rsidR="00D939C7" w:rsidDel="00E81F9D" w:rsidRDefault="00D939C7" w:rsidP="004F10C9">
      <w:pPr>
        <w:pStyle w:val="NumberedBulletPACKT"/>
        <w:spacing w:after="0"/>
        <w:rPr>
          <w:del w:id="220" w:author="Amey Varangaonkar" w:date="2015-11-24T10:43:00Z"/>
        </w:rPr>
      </w:pPr>
    </w:p>
    <w:p w14:paraId="31F4A276" w14:textId="77777777" w:rsidR="00D939C7" w:rsidRDefault="002D2CE7">
      <w:pPr>
        <w:pStyle w:val="FigurePACKT"/>
        <w:rPr>
          <w:ins w:id="221" w:author="Amey Varangaonkar" w:date="2015-11-24T10:35:00Z"/>
        </w:rPr>
        <w:pPrChange w:id="222" w:author="Amey Varangaonkar" w:date="2015-11-24T10:43:00Z">
          <w:pPr>
            <w:pStyle w:val="NumberedBulletPACKT"/>
            <w:spacing w:after="0"/>
          </w:pPr>
        </w:pPrChange>
      </w:pPr>
      <w:r w:rsidRPr="007D2522">
        <w:rPr>
          <w:noProof/>
          <w:lang w:val="en-IN" w:eastAsia="en-IN"/>
        </w:rPr>
        <w:drawing>
          <wp:inline distT="0" distB="0" distL="0" distR="0" wp14:anchorId="524863DC" wp14:editId="3E2BCD42">
            <wp:extent cx="5007610" cy="3743325"/>
            <wp:effectExtent l="0" t="0" r="254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7610" cy="3743325"/>
                    </a:xfrm>
                    <a:prstGeom prst="rect">
                      <a:avLst/>
                    </a:prstGeom>
                    <a:noFill/>
                    <a:ln>
                      <a:noFill/>
                    </a:ln>
                  </pic:spPr>
                </pic:pic>
              </a:graphicData>
            </a:graphic>
          </wp:inline>
        </w:drawing>
      </w:r>
    </w:p>
    <w:p w14:paraId="0F129F35" w14:textId="786C3A18" w:rsidR="00E81F9D" w:rsidRDefault="00E81F9D" w:rsidP="00E81F9D">
      <w:pPr>
        <w:pStyle w:val="LayoutInformationPACKT"/>
        <w:rPr>
          <w:ins w:id="223" w:author="Amey Varangaonkar" w:date="2015-11-24T10:39:00Z"/>
        </w:rPr>
      </w:pPr>
      <w:ins w:id="224" w:author="Amey Varangaonkar" w:date="2015-11-24T10:39:00Z">
        <w:r>
          <w:t>B04526_03_1</w:t>
        </w:r>
      </w:ins>
      <w:ins w:id="225" w:author="Amey Varangaonkar" w:date="2015-11-24T10:43:00Z">
        <w:r>
          <w:t>7</w:t>
        </w:r>
      </w:ins>
      <w:ins w:id="226" w:author="Amey Varangaonkar" w:date="2015-11-24T10:39:00Z">
        <w:r>
          <w:t>.png</w:t>
        </w:r>
      </w:ins>
    </w:p>
    <w:p w14:paraId="37D20587" w14:textId="6AFDA6DF" w:rsidR="00E81F9D" w:rsidDel="00E81F9D" w:rsidRDefault="00E81F9D">
      <w:pPr>
        <w:pStyle w:val="LayoutInformationPACKT"/>
        <w:rPr>
          <w:del w:id="227" w:author="Amey Varangaonkar" w:date="2015-11-24T10:43:00Z"/>
        </w:rPr>
        <w:pPrChange w:id="228" w:author="Amey Varangaonkar" w:date="2015-11-24T10:35:00Z">
          <w:pPr>
            <w:pStyle w:val="NumberedBulletPACKT"/>
            <w:spacing w:after="0"/>
          </w:pPr>
        </w:pPrChange>
      </w:pPr>
    </w:p>
    <w:p w14:paraId="11094796" w14:textId="1FF7B878" w:rsidR="00D939C7" w:rsidDel="00E81F9D" w:rsidRDefault="00D939C7" w:rsidP="004F10C9">
      <w:pPr>
        <w:pStyle w:val="NumberedBulletPACKT"/>
        <w:spacing w:after="0"/>
        <w:rPr>
          <w:del w:id="229" w:author="Amey Varangaonkar" w:date="2015-11-24T10:43:00Z"/>
        </w:rPr>
      </w:pPr>
    </w:p>
    <w:p w14:paraId="2C0BFA3E" w14:textId="77777777" w:rsidR="00D939C7" w:rsidRDefault="00D939C7" w:rsidP="004F10C9">
      <w:pPr>
        <w:pStyle w:val="NumberedBulletPACKT"/>
        <w:spacing w:after="0"/>
      </w:pPr>
      <w:r>
        <w:t xml:space="preserve">We </w:t>
      </w:r>
      <w:r w:rsidR="00F72B10">
        <w:t xml:space="preserve">now need to configure a project rule. This is one of the easiest things you will do today – click the </w:t>
      </w:r>
      <w:r w:rsidR="00F72B10" w:rsidRPr="000D4E83">
        <w:rPr>
          <w:rStyle w:val="ScreenTextPACKT"/>
          <w:rPrChange w:id="230" w:author="Amey Varangaonkar" w:date="2015-11-24T11:49:00Z">
            <w:rPr>
              <w:b/>
            </w:rPr>
          </w:rPrChange>
        </w:rPr>
        <w:t>New Project Rule</w:t>
      </w:r>
      <w:r w:rsidR="00F72B10">
        <w:t xml:space="preserve"> button and the Projection type window will be displayed:</w:t>
      </w:r>
    </w:p>
    <w:p w14:paraId="628BF191" w14:textId="7D6C8604" w:rsidR="00F72B10" w:rsidDel="00E81F9D" w:rsidRDefault="00F72B10" w:rsidP="004F10C9">
      <w:pPr>
        <w:pStyle w:val="NumberedBulletPACKT"/>
        <w:spacing w:after="0"/>
        <w:rPr>
          <w:del w:id="231" w:author="Amey Varangaonkar" w:date="2015-11-24T10:43:00Z"/>
          <w:noProof/>
        </w:rPr>
      </w:pPr>
    </w:p>
    <w:p w14:paraId="2DBF27BC" w14:textId="77777777" w:rsidR="00F72B10" w:rsidRDefault="002D2CE7">
      <w:pPr>
        <w:pStyle w:val="FigurePACKT"/>
        <w:rPr>
          <w:ins w:id="232" w:author="Amey Varangaonkar" w:date="2015-11-24T10:35:00Z"/>
        </w:rPr>
        <w:pPrChange w:id="233" w:author="Amey Varangaonkar" w:date="2015-11-24T10:35:00Z">
          <w:pPr>
            <w:pStyle w:val="NumberedBulletPACKT"/>
            <w:spacing w:after="0"/>
          </w:pPr>
        </w:pPrChange>
      </w:pPr>
      <w:r w:rsidRPr="007D2522">
        <w:rPr>
          <w:noProof/>
          <w:lang w:val="en-IN" w:eastAsia="en-IN"/>
        </w:rPr>
        <w:drawing>
          <wp:inline distT="0" distB="0" distL="0" distR="0" wp14:anchorId="316E2AC1" wp14:editId="6A6AF66B">
            <wp:extent cx="3683000" cy="204216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000" cy="2042160"/>
                    </a:xfrm>
                    <a:prstGeom prst="rect">
                      <a:avLst/>
                    </a:prstGeom>
                    <a:noFill/>
                    <a:ln>
                      <a:noFill/>
                    </a:ln>
                  </pic:spPr>
                </pic:pic>
              </a:graphicData>
            </a:graphic>
          </wp:inline>
        </w:drawing>
      </w:r>
    </w:p>
    <w:p w14:paraId="587264CE" w14:textId="18AA8FFB" w:rsidR="00E81F9D" w:rsidRDefault="00E81F9D" w:rsidP="00E81F9D">
      <w:pPr>
        <w:pStyle w:val="LayoutInformationPACKT"/>
        <w:rPr>
          <w:ins w:id="234" w:author="Amey Varangaonkar" w:date="2015-11-24T10:39:00Z"/>
        </w:rPr>
      </w:pPr>
      <w:ins w:id="235" w:author="Amey Varangaonkar" w:date="2015-11-24T10:39:00Z">
        <w:r>
          <w:t>B04526_03_</w:t>
        </w:r>
      </w:ins>
      <w:ins w:id="236" w:author="Amey Varangaonkar" w:date="2015-11-24T10:43:00Z">
        <w:r>
          <w:t>18</w:t>
        </w:r>
      </w:ins>
      <w:ins w:id="237" w:author="Amey Varangaonkar" w:date="2015-11-24T10:39:00Z">
        <w:r>
          <w:t>.png</w:t>
        </w:r>
      </w:ins>
    </w:p>
    <w:p w14:paraId="0F2AE463" w14:textId="626256D7" w:rsidR="00E81F9D" w:rsidDel="00E81F9D" w:rsidRDefault="00E81F9D">
      <w:pPr>
        <w:pStyle w:val="LayoutInformationPACKT"/>
        <w:rPr>
          <w:del w:id="238" w:author="Amey Varangaonkar" w:date="2015-11-24T10:43:00Z"/>
        </w:rPr>
        <w:pPrChange w:id="239" w:author="Amey Varangaonkar" w:date="2015-11-24T10:35:00Z">
          <w:pPr>
            <w:pStyle w:val="NumberedBulletPACKT"/>
            <w:spacing w:after="0"/>
          </w:pPr>
        </w:pPrChange>
      </w:pPr>
    </w:p>
    <w:p w14:paraId="19642BE5" w14:textId="71AA5AF5" w:rsidR="00F72B10" w:rsidDel="00E81F9D" w:rsidRDefault="00F72B10" w:rsidP="004F10C9">
      <w:pPr>
        <w:pStyle w:val="NumberedBulletPACKT"/>
        <w:spacing w:after="0"/>
        <w:rPr>
          <w:del w:id="240" w:author="Amey Varangaonkar" w:date="2015-11-24T10:43:00Z"/>
        </w:rPr>
      </w:pPr>
    </w:p>
    <w:p w14:paraId="32F4A671" w14:textId="77777777" w:rsidR="00F72B10" w:rsidRDefault="00F72B10" w:rsidP="004F10C9">
      <w:pPr>
        <w:pStyle w:val="NumberedBulletPACKT"/>
        <w:spacing w:after="0"/>
      </w:pPr>
      <w:r>
        <w:t xml:space="preserve">Accept the default </w:t>
      </w:r>
      <w:r w:rsidRPr="000D4E83">
        <w:rPr>
          <w:rStyle w:val="ScreenTextPACKT"/>
          <w:rPrChange w:id="241" w:author="Amey Varangaonkar" w:date="2015-11-24T11:49:00Z">
            <w:rPr>
              <w:b/>
            </w:rPr>
          </w:rPrChange>
        </w:rPr>
        <w:t>person</w:t>
      </w:r>
      <w:r>
        <w:t xml:space="preserve"> Metaverse object type and click </w:t>
      </w:r>
      <w:r w:rsidRPr="000D4E83">
        <w:rPr>
          <w:rStyle w:val="ScreenTextPACKT"/>
          <w:rPrChange w:id="242" w:author="Amey Varangaonkar" w:date="2015-11-24T11:49:00Z">
            <w:rPr>
              <w:b/>
            </w:rPr>
          </w:rPrChange>
        </w:rPr>
        <w:t>OK</w:t>
      </w:r>
      <w:r>
        <w:t>.</w:t>
      </w:r>
    </w:p>
    <w:p w14:paraId="6EA20401" w14:textId="2F705594" w:rsidR="00F72B10" w:rsidDel="00E81F9D" w:rsidRDefault="00F72B10" w:rsidP="004F10C9">
      <w:pPr>
        <w:pStyle w:val="NumberedBulletPACKT"/>
        <w:spacing w:after="0"/>
        <w:rPr>
          <w:del w:id="243" w:author="Amey Varangaonkar" w:date="2015-11-24T10:43:00Z"/>
        </w:rPr>
      </w:pPr>
    </w:p>
    <w:p w14:paraId="58809B17" w14:textId="77777777" w:rsidR="00F72B10" w:rsidRDefault="002D2CE7">
      <w:pPr>
        <w:pStyle w:val="FigurePACKT"/>
        <w:rPr>
          <w:ins w:id="244" w:author="Amey Varangaonkar" w:date="2015-11-24T10:35:00Z"/>
        </w:rPr>
        <w:pPrChange w:id="245" w:author="Amey Varangaonkar" w:date="2015-11-24T10:35:00Z">
          <w:pPr>
            <w:pStyle w:val="NumberedBulletPACKT"/>
            <w:spacing w:after="0"/>
          </w:pPr>
        </w:pPrChange>
      </w:pPr>
      <w:r w:rsidRPr="007D2522">
        <w:rPr>
          <w:noProof/>
          <w:lang w:val="en-IN" w:eastAsia="en-IN"/>
        </w:rPr>
        <w:drawing>
          <wp:inline distT="0" distB="0" distL="0" distR="0" wp14:anchorId="247C4B94" wp14:editId="4F6C2509">
            <wp:extent cx="5007610" cy="3743325"/>
            <wp:effectExtent l="0" t="0" r="254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7610" cy="3743325"/>
                    </a:xfrm>
                    <a:prstGeom prst="rect">
                      <a:avLst/>
                    </a:prstGeom>
                    <a:noFill/>
                    <a:ln>
                      <a:noFill/>
                    </a:ln>
                  </pic:spPr>
                </pic:pic>
              </a:graphicData>
            </a:graphic>
          </wp:inline>
        </w:drawing>
      </w:r>
    </w:p>
    <w:p w14:paraId="379227A6" w14:textId="566C0666" w:rsidR="00E81F9D" w:rsidRDefault="00E81F9D" w:rsidP="00E81F9D">
      <w:pPr>
        <w:pStyle w:val="LayoutInformationPACKT"/>
        <w:rPr>
          <w:ins w:id="246" w:author="Amey Varangaonkar" w:date="2015-11-24T10:39:00Z"/>
        </w:rPr>
      </w:pPr>
      <w:ins w:id="247" w:author="Amey Varangaonkar" w:date="2015-11-24T10:39:00Z">
        <w:r>
          <w:lastRenderedPageBreak/>
          <w:t>B04526_03_</w:t>
        </w:r>
      </w:ins>
      <w:ins w:id="248" w:author="Amey Varangaonkar" w:date="2015-11-24T10:43:00Z">
        <w:r>
          <w:t>19</w:t>
        </w:r>
      </w:ins>
      <w:ins w:id="249" w:author="Amey Varangaonkar" w:date="2015-11-24T10:39:00Z">
        <w:r>
          <w:t>.png</w:t>
        </w:r>
      </w:ins>
    </w:p>
    <w:p w14:paraId="7B88635B" w14:textId="093E6B7F" w:rsidR="00E81F9D" w:rsidDel="00E81F9D" w:rsidRDefault="00E81F9D">
      <w:pPr>
        <w:pStyle w:val="LayoutInformationPACKT"/>
        <w:rPr>
          <w:del w:id="250" w:author="Amey Varangaonkar" w:date="2015-11-24T10:43:00Z"/>
        </w:rPr>
        <w:pPrChange w:id="251" w:author="Amey Varangaonkar" w:date="2015-11-24T10:35:00Z">
          <w:pPr>
            <w:pStyle w:val="NumberedBulletPACKT"/>
            <w:spacing w:after="0"/>
          </w:pPr>
        </w:pPrChange>
      </w:pPr>
    </w:p>
    <w:p w14:paraId="58CA9D97" w14:textId="3AAEA4F4" w:rsidR="00F72B10" w:rsidDel="00E81F9D" w:rsidRDefault="00F72B10" w:rsidP="004F10C9">
      <w:pPr>
        <w:pStyle w:val="NumberedBulletPACKT"/>
        <w:spacing w:after="0"/>
        <w:rPr>
          <w:del w:id="252" w:author="Amey Varangaonkar" w:date="2015-11-24T10:43:00Z"/>
        </w:rPr>
      </w:pPr>
    </w:p>
    <w:p w14:paraId="700C9AB2" w14:textId="77777777" w:rsidR="00B20174" w:rsidRDefault="00B20174" w:rsidP="004F10C9">
      <w:pPr>
        <w:pStyle w:val="NumberedBulletPACKT"/>
        <w:spacing w:after="0"/>
      </w:pPr>
      <w:r>
        <w:t xml:space="preserve">Click </w:t>
      </w:r>
      <w:r w:rsidRPr="000D4E83">
        <w:rPr>
          <w:rStyle w:val="ScreenTextPACKT"/>
          <w:rPrChange w:id="253" w:author="Amey Varangaonkar" w:date="2015-11-24T11:50:00Z">
            <w:rPr>
              <w:b/>
            </w:rPr>
          </w:rPrChange>
        </w:rPr>
        <w:t>Next</w:t>
      </w:r>
      <w:r>
        <w:t xml:space="preserve"> to move on to the next step.</w:t>
      </w:r>
    </w:p>
    <w:p w14:paraId="2E978DA2" w14:textId="28918108" w:rsidR="00B20174" w:rsidRDefault="00B20174" w:rsidP="004F10C9">
      <w:pPr>
        <w:pStyle w:val="NumberedBulletPACKT"/>
        <w:spacing w:after="0"/>
      </w:pPr>
      <w:r>
        <w:t xml:space="preserve">We will now configure attribute flow which is mapping </w:t>
      </w:r>
      <w:r w:rsidR="00A464C5">
        <w:t>attributes in the connector space</w:t>
      </w:r>
      <w:r>
        <w:t xml:space="preserve"> </w:t>
      </w:r>
      <w:r w:rsidR="00A464C5">
        <w:t xml:space="preserve">to attributes in the Metaverse. This means the connector space attribute value can be copied to the mapped </w:t>
      </w:r>
      <w:del w:id="254" w:author="Amey Varangaonkar" w:date="2015-11-24T11:54:00Z">
        <w:r w:rsidR="00A464C5" w:rsidDel="00B30866">
          <w:delText>m</w:delText>
        </w:r>
      </w:del>
      <w:ins w:id="255" w:author="Amey Varangaonkar" w:date="2015-11-24T11:54:00Z">
        <w:r w:rsidR="00B30866">
          <w:t>M</w:t>
        </w:r>
      </w:ins>
      <w:r w:rsidR="00A464C5">
        <w:t xml:space="preserve">etaverse attribute. In our case, we are mapping the connector space object type </w:t>
      </w:r>
      <w:r w:rsidR="00A464C5" w:rsidRPr="000D4E83">
        <w:rPr>
          <w:rStyle w:val="ScreenTextPACKT"/>
          <w:rPrChange w:id="256" w:author="Amey Varangaonkar" w:date="2015-11-24T11:50:00Z">
            <w:rPr>
              <w:b/>
            </w:rPr>
          </w:rPrChange>
        </w:rPr>
        <w:t>person</w:t>
      </w:r>
      <w:r w:rsidR="00A464C5">
        <w:t xml:space="preserve"> (left hand side) to a person object type in the metaverse (right hand side).</w:t>
      </w:r>
      <w:r w:rsidR="00DB5ED6">
        <w:t xml:space="preserve"> On the </w:t>
      </w:r>
      <w:r w:rsidR="00DB5ED6" w:rsidRPr="00DB5ED6">
        <w:t>Data source attribute section</w:t>
      </w:r>
      <w:r w:rsidR="00DB5ED6">
        <w:t xml:space="preserve"> (left hand side), click on </w:t>
      </w:r>
      <w:r w:rsidR="00DB5ED6" w:rsidRPr="00DB5ED6">
        <w:rPr>
          <w:b/>
        </w:rPr>
        <w:t>department</w:t>
      </w:r>
      <w:r w:rsidR="00DB5ED6">
        <w:t xml:space="preserve"> and click on </w:t>
      </w:r>
      <w:r w:rsidR="00DB5ED6" w:rsidRPr="000D4E83">
        <w:rPr>
          <w:rStyle w:val="ScreenTextPACKT"/>
          <w:rPrChange w:id="257" w:author="Amey Varangaonkar" w:date="2015-11-24T11:50:00Z">
            <w:rPr>
              <w:b/>
            </w:rPr>
          </w:rPrChange>
        </w:rPr>
        <w:t>department</w:t>
      </w:r>
      <w:r w:rsidR="00DB5ED6">
        <w:t xml:space="preserve"> in the </w:t>
      </w:r>
      <w:r w:rsidR="00DB5ED6" w:rsidRPr="00DB5ED6">
        <w:t>Metaverse attribute</w:t>
      </w:r>
      <w:r w:rsidR="00DB5ED6">
        <w:t xml:space="preserve"> (right hand side). Keep the Mapping Type set to </w:t>
      </w:r>
      <w:r w:rsidR="00DB5ED6" w:rsidRPr="000D4E83">
        <w:rPr>
          <w:rStyle w:val="CodeInTextPACKT"/>
          <w:rPrChange w:id="258" w:author="Amey Varangaonkar" w:date="2015-11-24T11:50:00Z">
            <w:rPr>
              <w:b/>
            </w:rPr>
          </w:rPrChange>
        </w:rPr>
        <w:t>Direct</w:t>
      </w:r>
      <w:r w:rsidR="00DB5ED6">
        <w:t xml:space="preserve"> and Flow Direction set to </w:t>
      </w:r>
      <w:r w:rsidR="00DB5ED6" w:rsidRPr="000D4E83">
        <w:rPr>
          <w:rStyle w:val="CodeInTextPACKT"/>
          <w:rPrChange w:id="259" w:author="Amey Varangaonkar" w:date="2015-11-24T11:50:00Z">
            <w:rPr>
              <w:b/>
            </w:rPr>
          </w:rPrChange>
        </w:rPr>
        <w:t>Import</w:t>
      </w:r>
      <w:r w:rsidR="00DB5ED6">
        <w:t xml:space="preserve">. Click on the </w:t>
      </w:r>
      <w:r w:rsidR="00DB5ED6" w:rsidRPr="000D4E83">
        <w:rPr>
          <w:rStyle w:val="ScreenTextPACKT"/>
          <w:rPrChange w:id="260" w:author="Amey Varangaonkar" w:date="2015-11-24T11:50:00Z">
            <w:rPr>
              <w:b/>
            </w:rPr>
          </w:rPrChange>
        </w:rPr>
        <w:t>New</w:t>
      </w:r>
      <w:r w:rsidR="00DB5ED6">
        <w:t xml:space="preserve"> button to add the mapping. You should see a new attribute flow like below:</w:t>
      </w:r>
    </w:p>
    <w:p w14:paraId="07215A25" w14:textId="58FAF8DC" w:rsidR="00DB5ED6" w:rsidDel="00E81F9D" w:rsidRDefault="00DB5ED6" w:rsidP="004F10C9">
      <w:pPr>
        <w:pStyle w:val="NumberedBulletPACKT"/>
        <w:spacing w:after="0"/>
        <w:rPr>
          <w:del w:id="261" w:author="Amey Varangaonkar" w:date="2015-11-24T10:43:00Z"/>
        </w:rPr>
      </w:pPr>
    </w:p>
    <w:p w14:paraId="258BEC33" w14:textId="77777777" w:rsidR="00DB5ED6" w:rsidRDefault="002D2CE7">
      <w:pPr>
        <w:pStyle w:val="FigurePACKT"/>
        <w:rPr>
          <w:ins w:id="262" w:author="Amey Varangaonkar" w:date="2015-11-24T10:35:00Z"/>
        </w:rPr>
        <w:pPrChange w:id="263" w:author="Amey Varangaonkar" w:date="2015-11-24T10:35:00Z">
          <w:pPr>
            <w:pStyle w:val="NumberedBulletPACKT"/>
            <w:spacing w:after="0"/>
          </w:pPr>
        </w:pPrChange>
      </w:pPr>
      <w:r w:rsidRPr="007D2522">
        <w:rPr>
          <w:noProof/>
          <w:lang w:val="en-IN" w:eastAsia="en-IN"/>
        </w:rPr>
        <w:drawing>
          <wp:inline distT="0" distB="0" distL="0" distR="0" wp14:anchorId="02D5B3EC" wp14:editId="5B641C8E">
            <wp:extent cx="4230370" cy="129921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0370" cy="1299210"/>
                    </a:xfrm>
                    <a:prstGeom prst="rect">
                      <a:avLst/>
                    </a:prstGeom>
                    <a:noFill/>
                    <a:ln>
                      <a:noFill/>
                    </a:ln>
                  </pic:spPr>
                </pic:pic>
              </a:graphicData>
            </a:graphic>
          </wp:inline>
        </w:drawing>
      </w:r>
    </w:p>
    <w:p w14:paraId="7D07EBF5" w14:textId="35E9CCCC" w:rsidR="00E81F9D" w:rsidRDefault="00E81F9D" w:rsidP="00E81F9D">
      <w:pPr>
        <w:pStyle w:val="LayoutInformationPACKT"/>
        <w:rPr>
          <w:ins w:id="264" w:author="Amey Varangaonkar" w:date="2015-11-24T10:39:00Z"/>
        </w:rPr>
      </w:pPr>
      <w:ins w:id="265" w:author="Amey Varangaonkar" w:date="2015-11-24T10:39:00Z">
        <w:r>
          <w:t>B04526_03_</w:t>
        </w:r>
      </w:ins>
      <w:ins w:id="266" w:author="Amey Varangaonkar" w:date="2015-11-24T10:43:00Z">
        <w:r>
          <w:t>20</w:t>
        </w:r>
      </w:ins>
      <w:ins w:id="267" w:author="Amey Varangaonkar" w:date="2015-11-24T10:39:00Z">
        <w:r>
          <w:t>.png</w:t>
        </w:r>
      </w:ins>
    </w:p>
    <w:p w14:paraId="3A589F82" w14:textId="65627584" w:rsidR="00E81F9D" w:rsidDel="00E81F9D" w:rsidRDefault="00E81F9D">
      <w:pPr>
        <w:pStyle w:val="LayoutInformationPACKT"/>
        <w:rPr>
          <w:del w:id="268" w:author="Amey Varangaonkar" w:date="2015-11-24T10:43:00Z"/>
        </w:rPr>
        <w:pPrChange w:id="269" w:author="Amey Varangaonkar" w:date="2015-11-24T10:35:00Z">
          <w:pPr>
            <w:pStyle w:val="NumberedBulletPACKT"/>
            <w:spacing w:after="0"/>
          </w:pPr>
        </w:pPrChange>
      </w:pPr>
    </w:p>
    <w:p w14:paraId="03F12132" w14:textId="0D4326C4" w:rsidR="00A464C5" w:rsidDel="00E81F9D" w:rsidRDefault="00A464C5" w:rsidP="004F10C9">
      <w:pPr>
        <w:pStyle w:val="NumberedBulletPACKT"/>
        <w:spacing w:after="0"/>
        <w:rPr>
          <w:del w:id="270" w:author="Amey Varangaonkar" w:date="2015-11-24T10:43:00Z"/>
        </w:rPr>
      </w:pPr>
    </w:p>
    <w:p w14:paraId="54932546" w14:textId="77777777" w:rsidR="00DB5ED6" w:rsidRDefault="00DB5ED6" w:rsidP="004F10C9">
      <w:pPr>
        <w:pStyle w:val="NumberedBulletPACKT"/>
        <w:spacing w:after="0"/>
      </w:pPr>
      <w:r>
        <w:t>Perform the same steps to setup an import attribute flow as shown:</w:t>
      </w:r>
    </w:p>
    <w:p w14:paraId="2C09CB6B" w14:textId="6432F090" w:rsidR="00DB5ED6" w:rsidDel="00E81F9D" w:rsidRDefault="00DB5ED6" w:rsidP="004F10C9">
      <w:pPr>
        <w:pStyle w:val="NumberedBulletPACKT"/>
        <w:spacing w:after="0"/>
        <w:rPr>
          <w:del w:id="271" w:author="Amey Varangaonkar" w:date="2015-11-24T10:43:00Z"/>
        </w:rPr>
      </w:pPr>
    </w:p>
    <w:p w14:paraId="0ECD8B4F" w14:textId="77777777" w:rsidR="00DB5ED6" w:rsidRDefault="002D2CE7">
      <w:pPr>
        <w:pStyle w:val="FigurePACKT"/>
        <w:rPr>
          <w:ins w:id="272" w:author="Amey Varangaonkar" w:date="2015-11-24T10:35:00Z"/>
        </w:rPr>
        <w:pPrChange w:id="273" w:author="Amey Varangaonkar" w:date="2015-11-24T10:35:00Z">
          <w:pPr>
            <w:pStyle w:val="NumberedBulletPACKT"/>
            <w:spacing w:after="0"/>
          </w:pPr>
        </w:pPrChange>
      </w:pPr>
      <w:r w:rsidRPr="007D2522">
        <w:rPr>
          <w:noProof/>
          <w:lang w:val="en-IN" w:eastAsia="en-IN"/>
        </w:rPr>
        <w:drawing>
          <wp:inline distT="0" distB="0" distL="0" distR="0" wp14:anchorId="2AA859CB" wp14:editId="178981F0">
            <wp:extent cx="4589145" cy="1845945"/>
            <wp:effectExtent l="0" t="0" r="1905" b="19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9145" cy="1845945"/>
                    </a:xfrm>
                    <a:prstGeom prst="rect">
                      <a:avLst/>
                    </a:prstGeom>
                    <a:noFill/>
                    <a:ln>
                      <a:noFill/>
                    </a:ln>
                  </pic:spPr>
                </pic:pic>
              </a:graphicData>
            </a:graphic>
          </wp:inline>
        </w:drawing>
      </w:r>
    </w:p>
    <w:p w14:paraId="33F42258" w14:textId="1AED79FC" w:rsidR="00E81F9D" w:rsidRDefault="00E81F9D" w:rsidP="00E81F9D">
      <w:pPr>
        <w:pStyle w:val="LayoutInformationPACKT"/>
        <w:rPr>
          <w:ins w:id="274" w:author="Amey Varangaonkar" w:date="2015-11-24T10:39:00Z"/>
        </w:rPr>
      </w:pPr>
      <w:ins w:id="275" w:author="Amey Varangaonkar" w:date="2015-11-24T10:39:00Z">
        <w:r>
          <w:t>B04526_03_</w:t>
        </w:r>
      </w:ins>
      <w:ins w:id="276" w:author="Amey Varangaonkar" w:date="2015-11-24T10:43:00Z">
        <w:r w:rsidR="004F2035">
          <w:t>2</w:t>
        </w:r>
      </w:ins>
      <w:ins w:id="277" w:author="Amey Varangaonkar" w:date="2015-11-24T10:39:00Z">
        <w:r>
          <w:t>1.png</w:t>
        </w:r>
      </w:ins>
    </w:p>
    <w:p w14:paraId="74EC0508" w14:textId="236D8161" w:rsidR="00E81F9D" w:rsidDel="004F2035" w:rsidRDefault="00E81F9D">
      <w:pPr>
        <w:pStyle w:val="NormalPACKT"/>
        <w:rPr>
          <w:del w:id="278" w:author="Amey Varangaonkar" w:date="2015-11-24T10:43:00Z"/>
        </w:rPr>
        <w:pPrChange w:id="279" w:author="Amey Varangaonkar" w:date="2015-11-24T11:50:00Z">
          <w:pPr>
            <w:pStyle w:val="NumberedBulletPACKT"/>
            <w:spacing w:after="0"/>
          </w:pPr>
        </w:pPrChange>
      </w:pPr>
    </w:p>
    <w:p w14:paraId="7E661B74" w14:textId="3B092EFF" w:rsidR="00DB5ED6" w:rsidDel="004F2035" w:rsidRDefault="00DB5ED6">
      <w:pPr>
        <w:pStyle w:val="NormalPACKT"/>
        <w:rPr>
          <w:del w:id="280" w:author="Amey Varangaonkar" w:date="2015-11-24T10:43:00Z"/>
        </w:rPr>
        <w:pPrChange w:id="281" w:author="Amey Varangaonkar" w:date="2015-11-24T11:50:00Z">
          <w:pPr>
            <w:pStyle w:val="NumberedBulletPACKT"/>
            <w:spacing w:after="0"/>
          </w:pPr>
        </w:pPrChange>
      </w:pPr>
    </w:p>
    <w:p w14:paraId="2E383577" w14:textId="25CAFE98" w:rsidR="00DB5ED6" w:rsidRDefault="00DB5ED6">
      <w:pPr>
        <w:pStyle w:val="NormalPACKT"/>
        <w:pPrChange w:id="282" w:author="Amey Varangaonkar" w:date="2015-11-24T11:50:00Z">
          <w:pPr>
            <w:pStyle w:val="NumberedBulletPACKT"/>
            <w:spacing w:after="0"/>
          </w:pPr>
        </w:pPrChange>
      </w:pPr>
      <w:r>
        <w:t xml:space="preserve">This is a good time to talk about attribute names. Often people new to identity management will </w:t>
      </w:r>
      <w:r w:rsidR="00970664">
        <w:t xml:space="preserve">get caught up on connector space attribute names not matching with the same attribute names in the metaverse. For example, the attribute </w:t>
      </w:r>
      <w:r w:rsidR="00970664" w:rsidRPr="000D4E83">
        <w:rPr>
          <w:rStyle w:val="CodeInTextPACKT"/>
          <w:rPrChange w:id="283" w:author="Amey Varangaonkar" w:date="2015-11-24T11:50:00Z">
            <w:rPr/>
          </w:rPrChange>
        </w:rPr>
        <w:t>HRType</w:t>
      </w:r>
      <w:r w:rsidR="00970664">
        <w:t xml:space="preserve"> does not exist in the Metaverse. </w:t>
      </w:r>
      <w:r w:rsidR="00970664">
        <w:lastRenderedPageBreak/>
        <w:t xml:space="preserve">Should you change your HR system or create a new Metaverse attribute? Ultimately, it is your decision, but there is no reason to re-architect your source and target systems simply because attribute names do not match. </w:t>
      </w:r>
      <w:r w:rsidR="007D5D6A">
        <w:t>In this case, something like employeeType effe</w:t>
      </w:r>
      <w:r w:rsidR="007D5D6A">
        <w:t>c</w:t>
      </w:r>
      <w:r w:rsidR="007D5D6A">
        <w:t>tively has the same function therefore it can be used.  Non-matching attributes are e</w:t>
      </w:r>
      <w:r w:rsidR="007D5D6A">
        <w:t>x</w:t>
      </w:r>
      <w:r w:rsidR="007D5D6A">
        <w:t>pected in the identity world because of the disparate systems. Our advice</w:t>
      </w:r>
      <w:del w:id="284" w:author="Amey Varangaonkar" w:date="2015-11-24T11:54:00Z">
        <w:r w:rsidR="007D5D6A" w:rsidDel="00B30866">
          <w:delText xml:space="preserve">: </w:delText>
        </w:r>
      </w:del>
      <w:ins w:id="285" w:author="Amey Varangaonkar" w:date="2015-11-24T11:54:00Z">
        <w:r w:rsidR="00B30866">
          <w:t>? G</w:t>
        </w:r>
      </w:ins>
      <w:del w:id="286" w:author="Amey Varangaonkar" w:date="2015-11-24T11:54:00Z">
        <w:r w:rsidR="007D5D6A" w:rsidDel="00B30866">
          <w:delText>g</w:delText>
        </w:r>
      </w:del>
      <w:r w:rsidR="007D5D6A">
        <w:t>et over it.</w:t>
      </w:r>
    </w:p>
    <w:p w14:paraId="3D67E7AE" w14:textId="6A5CAE6C" w:rsidR="00EE314C" w:rsidDel="004F2035" w:rsidRDefault="00EE314C" w:rsidP="007D5D6A">
      <w:pPr>
        <w:pStyle w:val="NumberedBulletPACKT"/>
        <w:spacing w:after="0"/>
        <w:rPr>
          <w:del w:id="287" w:author="Amey Varangaonkar" w:date="2015-11-24T10:43:00Z"/>
        </w:rPr>
      </w:pPr>
    </w:p>
    <w:p w14:paraId="562FC2B2" w14:textId="77777777" w:rsidR="00A33227" w:rsidRDefault="00EE314C" w:rsidP="007D5D6A">
      <w:pPr>
        <w:pStyle w:val="NumberedBulletPACKT"/>
        <w:spacing w:after="0"/>
      </w:pPr>
      <w:r>
        <w:t xml:space="preserve">Let’s setup an import attribute flow </w:t>
      </w:r>
      <w:r w:rsidR="009A61C1">
        <w:t xml:space="preserve">for </w:t>
      </w:r>
      <w:r w:rsidR="00992DEA">
        <w:t xml:space="preserve">our </w:t>
      </w:r>
      <w:r w:rsidR="009A61C1">
        <w:t>display name. TFC would like identities to have a display name comprised of the first name</w:t>
      </w:r>
      <w:r w:rsidR="00992DEA">
        <w:t xml:space="preserve">, </w:t>
      </w:r>
      <w:r w:rsidR="009A61C1">
        <w:t xml:space="preserve">the </w:t>
      </w:r>
      <w:r w:rsidR="00992DEA">
        <w:t xml:space="preserve">first letter of the middle, </w:t>
      </w:r>
      <w:r w:rsidR="009A61C1">
        <w:t>then the last name.</w:t>
      </w:r>
      <w:r w:rsidR="00992DEA">
        <w:t xml:space="preserve"> Notice our source system does not have a display name attribute, but we can build it with some simple code. Not a developer? Don’t panic! As you will see, it is not so bad. First, click on </w:t>
      </w:r>
      <w:r w:rsidR="00992DEA" w:rsidRPr="00992DEA">
        <w:rPr>
          <w:b/>
        </w:rPr>
        <w:t>Advanced</w:t>
      </w:r>
      <w:r w:rsidR="00992DEA">
        <w:t xml:space="preserve"> in the Mapping Type and click on </w:t>
      </w:r>
      <w:r w:rsidR="00992DEA" w:rsidRPr="000D4E83">
        <w:rPr>
          <w:rStyle w:val="ScreenTextPACKT"/>
          <w:rPrChange w:id="288" w:author="Amey Varangaonkar" w:date="2015-11-24T11:50:00Z">
            <w:rPr>
              <w:b/>
            </w:rPr>
          </w:rPrChange>
        </w:rPr>
        <w:t>firstName</w:t>
      </w:r>
      <w:r w:rsidR="00992DEA">
        <w:t xml:space="preserve"> on the connector space (left hand side) section. Hold the control key down and click on </w:t>
      </w:r>
      <w:r w:rsidR="00992DEA" w:rsidRPr="000D4E83">
        <w:rPr>
          <w:rStyle w:val="ScreenTextPACKT"/>
          <w:rPrChange w:id="289" w:author="Amey Varangaonkar" w:date="2015-11-24T11:50:00Z">
            <w:rPr>
              <w:b/>
            </w:rPr>
          </w:rPrChange>
        </w:rPr>
        <w:t>middleName</w:t>
      </w:r>
      <w:r w:rsidR="00992DEA">
        <w:t xml:space="preserve"> and </w:t>
      </w:r>
      <w:r w:rsidR="00992DEA" w:rsidRPr="000D4E83">
        <w:rPr>
          <w:rStyle w:val="ScreenTextPACKT"/>
          <w:rPrChange w:id="290" w:author="Amey Varangaonkar" w:date="2015-11-24T11:50:00Z">
            <w:rPr>
              <w:b/>
            </w:rPr>
          </w:rPrChange>
        </w:rPr>
        <w:t>las</w:t>
      </w:r>
      <w:r w:rsidR="00A33227" w:rsidRPr="000D4E83">
        <w:rPr>
          <w:rStyle w:val="ScreenTextPACKT"/>
          <w:rPrChange w:id="291" w:author="Amey Varangaonkar" w:date="2015-11-24T11:50:00Z">
            <w:rPr>
              <w:b/>
            </w:rPr>
          </w:rPrChange>
        </w:rPr>
        <w:t>tName</w:t>
      </w:r>
      <w:r w:rsidR="00A33227">
        <w:t xml:space="preserve"> to select the other attributes needed to build the display name. On the metaverse attribute section (right hand side), click on </w:t>
      </w:r>
      <w:r w:rsidR="00A33227" w:rsidRPr="000D4E83">
        <w:rPr>
          <w:rStyle w:val="ScreenTextPACKT"/>
          <w:rPrChange w:id="292" w:author="Amey Varangaonkar" w:date="2015-11-24T11:51:00Z">
            <w:rPr>
              <w:b/>
            </w:rPr>
          </w:rPrChange>
        </w:rPr>
        <w:t>displayName</w:t>
      </w:r>
      <w:r w:rsidR="00A33227">
        <w:t xml:space="preserve">. </w:t>
      </w:r>
    </w:p>
    <w:p w14:paraId="014D0142" w14:textId="009C5183" w:rsidR="00A33227" w:rsidDel="004F2035" w:rsidRDefault="00A33227" w:rsidP="007D5D6A">
      <w:pPr>
        <w:pStyle w:val="NumberedBulletPACKT"/>
        <w:spacing w:after="0"/>
        <w:rPr>
          <w:del w:id="293" w:author="Amey Varangaonkar" w:date="2015-11-24T10:43:00Z"/>
        </w:rPr>
      </w:pPr>
    </w:p>
    <w:p w14:paraId="0235E53F" w14:textId="77777777" w:rsidR="00EE314C" w:rsidRDefault="00A33227" w:rsidP="007D5D6A">
      <w:pPr>
        <w:pStyle w:val="NumberedBulletPACKT"/>
        <w:spacing w:after="0"/>
      </w:pPr>
      <w:r>
        <w:t xml:space="preserve">Click on the </w:t>
      </w:r>
      <w:r w:rsidRPr="000D4E83">
        <w:rPr>
          <w:rStyle w:val="ScreenTextPACKT"/>
          <w:rPrChange w:id="294" w:author="Amey Varangaonkar" w:date="2015-11-24T11:51:00Z">
            <w:rPr>
              <w:b/>
            </w:rPr>
          </w:rPrChange>
        </w:rPr>
        <w:t>New</w:t>
      </w:r>
      <w:r>
        <w:t xml:space="preserve"> button to bring up the advanced window and change th</w:t>
      </w:r>
      <w:r w:rsidR="00ED6BD8">
        <w:t xml:space="preserve">e Flow rule name to </w:t>
      </w:r>
      <w:r w:rsidR="00ED6BD8" w:rsidRPr="000D4E83">
        <w:rPr>
          <w:rStyle w:val="CodeInTextPACKT"/>
          <w:rPrChange w:id="295" w:author="Amey Varangaonkar" w:date="2015-11-24T11:51:00Z">
            <w:rPr/>
          </w:rPrChange>
        </w:rPr>
        <w:t>displayName</w:t>
      </w:r>
      <w:r w:rsidR="00ED6BD8">
        <w:t>:</w:t>
      </w:r>
    </w:p>
    <w:p w14:paraId="68A85211" w14:textId="07EFADC4" w:rsidR="00A33227" w:rsidDel="004F2035" w:rsidRDefault="00A33227" w:rsidP="007D5D6A">
      <w:pPr>
        <w:pStyle w:val="NumberedBulletPACKT"/>
        <w:spacing w:after="0"/>
        <w:rPr>
          <w:del w:id="296" w:author="Amey Varangaonkar" w:date="2015-11-24T10:43:00Z"/>
        </w:rPr>
      </w:pPr>
    </w:p>
    <w:p w14:paraId="1C6133A6" w14:textId="77777777" w:rsidR="00A33227" w:rsidRDefault="002D2CE7">
      <w:pPr>
        <w:pStyle w:val="FigurePACKT"/>
        <w:rPr>
          <w:ins w:id="297" w:author="Amey Varangaonkar" w:date="2015-11-24T10:35:00Z"/>
        </w:rPr>
        <w:pPrChange w:id="298" w:author="Amey Varangaonkar" w:date="2015-11-24T11:51:00Z">
          <w:pPr>
            <w:pStyle w:val="NumberedBulletPACKT"/>
            <w:spacing w:after="0"/>
          </w:pPr>
        </w:pPrChange>
      </w:pPr>
      <w:r w:rsidRPr="007D2522">
        <w:rPr>
          <w:noProof/>
          <w:lang w:val="en-IN" w:eastAsia="en-IN"/>
        </w:rPr>
        <w:drawing>
          <wp:inline distT="0" distB="0" distL="0" distR="0" wp14:anchorId="114A88B7" wp14:editId="736B949E">
            <wp:extent cx="3521075" cy="2444115"/>
            <wp:effectExtent l="0" t="0" r="317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1075" cy="2444115"/>
                    </a:xfrm>
                    <a:prstGeom prst="rect">
                      <a:avLst/>
                    </a:prstGeom>
                    <a:noFill/>
                    <a:ln>
                      <a:noFill/>
                    </a:ln>
                  </pic:spPr>
                </pic:pic>
              </a:graphicData>
            </a:graphic>
          </wp:inline>
        </w:drawing>
      </w:r>
    </w:p>
    <w:p w14:paraId="37D66C0D" w14:textId="767F6C5A" w:rsidR="00E81F9D" w:rsidRDefault="00E81F9D" w:rsidP="00E81F9D">
      <w:pPr>
        <w:pStyle w:val="LayoutInformationPACKT"/>
        <w:rPr>
          <w:ins w:id="299" w:author="Amey Varangaonkar" w:date="2015-11-24T10:39:00Z"/>
        </w:rPr>
      </w:pPr>
      <w:ins w:id="300" w:author="Amey Varangaonkar" w:date="2015-11-24T10:39:00Z">
        <w:r>
          <w:t>B04526_03_</w:t>
        </w:r>
      </w:ins>
      <w:ins w:id="301" w:author="Amey Varangaonkar" w:date="2015-11-24T10:43:00Z">
        <w:r w:rsidR="004F2035">
          <w:t>22</w:t>
        </w:r>
      </w:ins>
      <w:ins w:id="302" w:author="Amey Varangaonkar" w:date="2015-11-24T10:39:00Z">
        <w:r>
          <w:t>.png</w:t>
        </w:r>
      </w:ins>
    </w:p>
    <w:p w14:paraId="1D89F6B3" w14:textId="116CA322" w:rsidR="00E81F9D" w:rsidDel="004F2035" w:rsidRDefault="00E81F9D">
      <w:pPr>
        <w:pStyle w:val="LayoutInformationPACKT"/>
        <w:rPr>
          <w:del w:id="303" w:author="Amey Varangaonkar" w:date="2015-11-24T10:44:00Z"/>
        </w:rPr>
        <w:pPrChange w:id="304" w:author="Amey Varangaonkar" w:date="2015-11-24T10:35:00Z">
          <w:pPr>
            <w:pStyle w:val="NumberedBulletPACKT"/>
            <w:spacing w:after="0"/>
          </w:pPr>
        </w:pPrChange>
      </w:pPr>
    </w:p>
    <w:p w14:paraId="58072DE3" w14:textId="0FBB16C3" w:rsidR="00970664" w:rsidDel="004F2035" w:rsidRDefault="00970664" w:rsidP="004F10C9">
      <w:pPr>
        <w:pStyle w:val="NumberedBulletPACKT"/>
        <w:spacing w:after="0"/>
        <w:rPr>
          <w:del w:id="305" w:author="Amey Varangaonkar" w:date="2015-11-24T10:44:00Z"/>
        </w:rPr>
      </w:pPr>
    </w:p>
    <w:p w14:paraId="26783B5A" w14:textId="77777777" w:rsidR="00ED6BD8" w:rsidRDefault="00ED6BD8" w:rsidP="004F10C9">
      <w:pPr>
        <w:pStyle w:val="NumberedBulletPACKT"/>
        <w:spacing w:after="0"/>
      </w:pPr>
      <w:r>
        <w:t xml:space="preserve">Click </w:t>
      </w:r>
      <w:r w:rsidRPr="000D4E83">
        <w:rPr>
          <w:rStyle w:val="ScreenTextPACKT"/>
          <w:rPrChange w:id="306" w:author="Amey Varangaonkar" w:date="2015-11-24T11:51:00Z">
            <w:rPr/>
          </w:rPrChange>
        </w:rPr>
        <w:t>OK</w:t>
      </w:r>
      <w:r>
        <w:t xml:space="preserve">. </w:t>
      </w:r>
      <w:r w:rsidR="00515052">
        <w:t>The screen should now show the advanced import attribute flow:</w:t>
      </w:r>
    </w:p>
    <w:p w14:paraId="6D89B606" w14:textId="1764EE4A" w:rsidR="00515052" w:rsidDel="004F2035" w:rsidRDefault="00515052" w:rsidP="004F10C9">
      <w:pPr>
        <w:pStyle w:val="NumberedBulletPACKT"/>
        <w:spacing w:after="0"/>
        <w:rPr>
          <w:del w:id="307" w:author="Amey Varangaonkar" w:date="2015-11-24T10:44:00Z"/>
        </w:rPr>
      </w:pPr>
    </w:p>
    <w:p w14:paraId="5718E536" w14:textId="77777777" w:rsidR="00515052" w:rsidRDefault="002D2CE7">
      <w:pPr>
        <w:pStyle w:val="FigurePACKT"/>
        <w:rPr>
          <w:ins w:id="308" w:author="Amey Varangaonkar" w:date="2015-11-24T10:36:00Z"/>
        </w:rPr>
        <w:pPrChange w:id="309" w:author="Amey Varangaonkar" w:date="2015-11-24T10:36:00Z">
          <w:pPr>
            <w:pStyle w:val="NumberedBulletPACKT"/>
            <w:spacing w:after="0"/>
          </w:pPr>
        </w:pPrChange>
      </w:pPr>
      <w:r w:rsidRPr="007D2522">
        <w:rPr>
          <w:noProof/>
          <w:lang w:val="en-IN" w:eastAsia="en-IN"/>
        </w:rPr>
        <w:drawing>
          <wp:inline distT="0" distB="0" distL="0" distR="0" wp14:anchorId="01315DD3" wp14:editId="5DE914D5">
            <wp:extent cx="5007610" cy="1631950"/>
            <wp:effectExtent l="0" t="0" r="254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610" cy="1631950"/>
                    </a:xfrm>
                    <a:prstGeom prst="rect">
                      <a:avLst/>
                    </a:prstGeom>
                    <a:noFill/>
                    <a:ln>
                      <a:noFill/>
                    </a:ln>
                  </pic:spPr>
                </pic:pic>
              </a:graphicData>
            </a:graphic>
          </wp:inline>
        </w:drawing>
      </w:r>
    </w:p>
    <w:p w14:paraId="37FBFFA5" w14:textId="3DC4B1EE" w:rsidR="00E81F9D" w:rsidRDefault="00E81F9D" w:rsidP="00E81F9D">
      <w:pPr>
        <w:pStyle w:val="LayoutInformationPACKT"/>
        <w:rPr>
          <w:ins w:id="310" w:author="Amey Varangaonkar" w:date="2015-11-24T10:40:00Z"/>
        </w:rPr>
      </w:pPr>
      <w:ins w:id="311" w:author="Amey Varangaonkar" w:date="2015-11-24T10:40:00Z">
        <w:r>
          <w:t>B04526_03_</w:t>
        </w:r>
      </w:ins>
      <w:ins w:id="312" w:author="Amey Varangaonkar" w:date="2015-11-24T10:44:00Z">
        <w:r w:rsidR="004F2035">
          <w:t>23</w:t>
        </w:r>
      </w:ins>
      <w:ins w:id="313" w:author="Amey Varangaonkar" w:date="2015-11-24T10:40:00Z">
        <w:r>
          <w:t>.png</w:t>
        </w:r>
      </w:ins>
    </w:p>
    <w:p w14:paraId="50C9EEFE" w14:textId="3DEAC875" w:rsidR="00E81F9D" w:rsidDel="004F2035" w:rsidRDefault="00E81F9D">
      <w:pPr>
        <w:pStyle w:val="LayoutInformationPACKT"/>
        <w:rPr>
          <w:del w:id="314" w:author="Amey Varangaonkar" w:date="2015-11-24T10:44:00Z"/>
        </w:rPr>
        <w:pPrChange w:id="315" w:author="Amey Varangaonkar" w:date="2015-11-24T10:36:00Z">
          <w:pPr>
            <w:pStyle w:val="NumberedBulletPACKT"/>
            <w:spacing w:after="0"/>
          </w:pPr>
        </w:pPrChange>
      </w:pPr>
    </w:p>
    <w:p w14:paraId="711E2B25" w14:textId="731917E7" w:rsidR="00086E06" w:rsidDel="004F2035" w:rsidRDefault="00086E06" w:rsidP="004F10C9">
      <w:pPr>
        <w:pStyle w:val="NumberedBulletPACKT"/>
        <w:spacing w:after="0"/>
        <w:rPr>
          <w:del w:id="316" w:author="Amey Varangaonkar" w:date="2015-11-24T10:44:00Z"/>
        </w:rPr>
      </w:pPr>
    </w:p>
    <w:p w14:paraId="2D6A252D" w14:textId="77777777" w:rsidR="00086E06" w:rsidRDefault="00086E06" w:rsidP="004F10C9">
      <w:pPr>
        <w:pStyle w:val="NumberedBulletPACKT"/>
        <w:spacing w:after="0"/>
      </w:pPr>
      <w:r>
        <w:t xml:space="preserve">Add another advanced import attribute flow for </w:t>
      </w:r>
      <w:r w:rsidRPr="000D4E83">
        <w:rPr>
          <w:rStyle w:val="CodeInTextPACKT"/>
          <w:rPrChange w:id="317" w:author="Amey Varangaonkar" w:date="2015-11-24T11:51:00Z">
            <w:rPr/>
          </w:rPrChange>
        </w:rPr>
        <w:t>accountname</w:t>
      </w:r>
      <w:r>
        <w:t xml:space="preserve"> as shown below:</w:t>
      </w:r>
    </w:p>
    <w:p w14:paraId="5C20F734" w14:textId="77777777" w:rsidR="00086E06" w:rsidRDefault="00086E06">
      <w:pPr>
        <w:pStyle w:val="FigurePACKT"/>
        <w:rPr>
          <w:ins w:id="318" w:author="Amey Varangaonkar" w:date="2015-11-24T10:36:00Z"/>
        </w:rPr>
        <w:pPrChange w:id="319" w:author="Amey Varangaonkar" w:date="2015-11-24T10:36:00Z">
          <w:pPr>
            <w:pStyle w:val="NumberedBulletPACKT"/>
            <w:spacing w:after="0"/>
          </w:pPr>
        </w:pPrChange>
      </w:pPr>
      <w:r>
        <w:rPr>
          <w:noProof/>
          <w:lang w:val="en-IN" w:eastAsia="en-IN"/>
        </w:rPr>
        <w:drawing>
          <wp:inline distT="0" distB="0" distL="0" distR="0" wp14:anchorId="51D11D86" wp14:editId="5E66836E">
            <wp:extent cx="4933950" cy="190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950" cy="1905000"/>
                    </a:xfrm>
                    <a:prstGeom prst="rect">
                      <a:avLst/>
                    </a:prstGeom>
                  </pic:spPr>
                </pic:pic>
              </a:graphicData>
            </a:graphic>
          </wp:inline>
        </w:drawing>
      </w:r>
    </w:p>
    <w:p w14:paraId="598B3D5F" w14:textId="18918241" w:rsidR="00E81F9D" w:rsidRDefault="00E81F9D" w:rsidP="00E81F9D">
      <w:pPr>
        <w:pStyle w:val="LayoutInformationPACKT"/>
        <w:rPr>
          <w:ins w:id="320" w:author="Amey Varangaonkar" w:date="2015-11-24T10:40:00Z"/>
        </w:rPr>
      </w:pPr>
      <w:ins w:id="321" w:author="Amey Varangaonkar" w:date="2015-11-24T10:40:00Z">
        <w:r>
          <w:t>B04526_03_</w:t>
        </w:r>
      </w:ins>
      <w:ins w:id="322" w:author="Amey Varangaonkar" w:date="2015-11-24T10:44:00Z">
        <w:r w:rsidR="004F2035">
          <w:t>24</w:t>
        </w:r>
      </w:ins>
      <w:ins w:id="323" w:author="Amey Varangaonkar" w:date="2015-11-24T10:40:00Z">
        <w:r>
          <w:t>.png</w:t>
        </w:r>
      </w:ins>
    </w:p>
    <w:p w14:paraId="6DE2686D" w14:textId="7B328309" w:rsidR="00E81F9D" w:rsidDel="00612F4D" w:rsidRDefault="00E81F9D">
      <w:pPr>
        <w:pStyle w:val="LayoutInformationPACKT"/>
        <w:rPr>
          <w:del w:id="324" w:author="Amey Varangaonkar" w:date="2015-11-24T11:49:00Z"/>
        </w:rPr>
        <w:pPrChange w:id="325" w:author="Amey Varangaonkar" w:date="2015-11-24T10:36:00Z">
          <w:pPr>
            <w:pStyle w:val="NumberedBulletPACKT"/>
            <w:spacing w:after="0"/>
          </w:pPr>
        </w:pPrChange>
      </w:pPr>
    </w:p>
    <w:p w14:paraId="77B86725" w14:textId="079898AB" w:rsidR="00515052" w:rsidDel="00612F4D" w:rsidRDefault="00515052" w:rsidP="004F10C9">
      <w:pPr>
        <w:pStyle w:val="NumberedBulletPACKT"/>
        <w:spacing w:after="0"/>
        <w:rPr>
          <w:del w:id="326" w:author="Amey Varangaonkar" w:date="2015-11-24T11:49:00Z"/>
        </w:rPr>
      </w:pPr>
    </w:p>
    <w:p w14:paraId="7859EDCD" w14:textId="77777777" w:rsidR="00515052" w:rsidRDefault="00515052" w:rsidP="004F10C9">
      <w:pPr>
        <w:pStyle w:val="NumberedBulletPACKT"/>
        <w:spacing w:after="0"/>
      </w:pPr>
      <w:r>
        <w:t xml:space="preserve">We will complete the </w:t>
      </w:r>
      <w:r w:rsidRPr="000D4E83">
        <w:rPr>
          <w:rStyle w:val="CodeInTextPACKT"/>
          <w:rPrChange w:id="327" w:author="Amey Varangaonkar" w:date="2015-11-24T11:51:00Z">
            <w:rPr/>
          </w:rPrChange>
        </w:rPr>
        <w:t>displayName</w:t>
      </w:r>
      <w:r>
        <w:t xml:space="preserve"> </w:t>
      </w:r>
      <w:r w:rsidR="008D28E5">
        <w:t xml:space="preserve">and </w:t>
      </w:r>
      <w:r w:rsidR="008D28E5" w:rsidRPr="000D4E83">
        <w:rPr>
          <w:rStyle w:val="CodeInTextPACKT"/>
          <w:rPrChange w:id="328" w:author="Amey Varangaonkar" w:date="2015-11-24T11:51:00Z">
            <w:rPr/>
          </w:rPrChange>
        </w:rPr>
        <w:t>accountName</w:t>
      </w:r>
      <w:r w:rsidR="008D28E5">
        <w:t xml:space="preserve"> </w:t>
      </w:r>
      <w:r>
        <w:t xml:space="preserve">and rules after we finish the remaining two steps. Click </w:t>
      </w:r>
      <w:r w:rsidRPr="000D4E83">
        <w:rPr>
          <w:rStyle w:val="ScreenTextPACKT"/>
          <w:rPrChange w:id="329" w:author="Amey Varangaonkar" w:date="2015-11-24T11:51:00Z">
            <w:rPr>
              <w:b/>
            </w:rPr>
          </w:rPrChange>
        </w:rPr>
        <w:t>Next</w:t>
      </w:r>
      <w:r>
        <w:t xml:space="preserve"> to move on to the deprovisioning step.</w:t>
      </w:r>
    </w:p>
    <w:p w14:paraId="2D04B8F3" w14:textId="666CB84B" w:rsidR="00515052" w:rsidDel="00612F4D" w:rsidRDefault="00515052" w:rsidP="004F10C9">
      <w:pPr>
        <w:pStyle w:val="NumberedBulletPACKT"/>
        <w:spacing w:after="0"/>
        <w:rPr>
          <w:del w:id="330" w:author="Amey Varangaonkar" w:date="2015-11-24T11:49:00Z"/>
        </w:rPr>
      </w:pPr>
    </w:p>
    <w:p w14:paraId="29381646" w14:textId="77777777" w:rsidR="002E330B" w:rsidRDefault="009A7324" w:rsidP="004F10C9">
      <w:pPr>
        <w:pStyle w:val="NumberedBulletPACKT"/>
        <w:spacing w:after="0"/>
      </w:pPr>
      <w:r>
        <w:t xml:space="preserve">The HR system is a source system which will not have deprovisioning. </w:t>
      </w:r>
      <w:r w:rsidR="002E330B">
        <w:t xml:space="preserve">On the </w:t>
      </w:r>
      <w:r w:rsidR="002D2CE7">
        <w:fldChar w:fldCharType="begin"/>
      </w:r>
      <w:r w:rsidR="002E330B">
        <w:instrText>xe "HR (SQL Server):SQL MA, creating"</w:instrText>
      </w:r>
      <w:r w:rsidR="002D2CE7">
        <w:fldChar w:fldCharType="end"/>
      </w:r>
      <w:r w:rsidR="002D2CE7">
        <w:fldChar w:fldCharType="begin"/>
      </w:r>
      <w:r w:rsidR="002E330B">
        <w:instrText>xe "SQL MA:creating"</w:instrText>
      </w:r>
      <w:r w:rsidR="002D2CE7">
        <w:fldChar w:fldCharType="end"/>
      </w:r>
      <w:r w:rsidR="002E330B">
        <w:rPr>
          <w:rStyle w:val="ScreenTextPACKT"/>
          <w:bCs/>
        </w:rPr>
        <w:t>Configure</w:t>
      </w:r>
      <w:r w:rsidR="002E330B">
        <w:t xml:space="preserve"> </w:t>
      </w:r>
      <w:r w:rsidR="002E330B">
        <w:rPr>
          <w:rStyle w:val="ScreenTextPACKT"/>
          <w:bCs/>
        </w:rPr>
        <w:t>Deprovisioning</w:t>
      </w:r>
      <w:r w:rsidR="00515052">
        <w:t xml:space="preserve"> page we will click </w:t>
      </w:r>
      <w:r w:rsidR="00515052" w:rsidRPr="000D4E83">
        <w:rPr>
          <w:rStyle w:val="ScreenTextPACKT"/>
          <w:rPrChange w:id="331" w:author="Amey Varangaonkar" w:date="2015-11-24T11:51:00Z">
            <w:rPr/>
          </w:rPrChange>
        </w:rPr>
        <w:t>Next</w:t>
      </w:r>
      <w:r w:rsidR="00515052">
        <w:t xml:space="preserve"> to keep the default </w:t>
      </w:r>
      <w:r w:rsidR="00515052" w:rsidRPr="000D4E83">
        <w:rPr>
          <w:rStyle w:val="ScreenTextPACKT"/>
          <w:rPrChange w:id="332" w:author="Amey Varangaonkar" w:date="2015-11-24T11:51:00Z">
            <w:rPr>
              <w:b/>
            </w:rPr>
          </w:rPrChange>
        </w:rPr>
        <w:t>Make them disconnectors</w:t>
      </w:r>
      <w:r>
        <w:rPr>
          <w:b/>
        </w:rPr>
        <w:t xml:space="preserve"> </w:t>
      </w:r>
      <w:r>
        <w:t xml:space="preserve">and click </w:t>
      </w:r>
      <w:r w:rsidRPr="000D4E83">
        <w:rPr>
          <w:rStyle w:val="ScreenTextPACKT"/>
          <w:rPrChange w:id="333" w:author="Amey Varangaonkar" w:date="2015-11-24T11:51:00Z">
            <w:rPr>
              <w:b/>
            </w:rPr>
          </w:rPrChange>
        </w:rPr>
        <w:t>Next</w:t>
      </w:r>
      <w:r>
        <w:t xml:space="preserve">. </w:t>
      </w:r>
      <w:r w:rsidR="00515052">
        <w:t>If you are impatient and want to know what the different options provide</w:t>
      </w:r>
      <w:r w:rsidR="002E330B">
        <w:t xml:space="preserve">, Carol Wapshere has written a great article explaining </w:t>
      </w:r>
      <w:r w:rsidR="00515052">
        <w:t xml:space="preserve">the </w:t>
      </w:r>
      <w:r w:rsidR="002E330B">
        <w:t xml:space="preserve">options around </w:t>
      </w:r>
      <w:r w:rsidR="008F2004">
        <w:t xml:space="preserve">FIM </w:t>
      </w:r>
      <w:r w:rsidR="00515052">
        <w:t xml:space="preserve">and MIM </w:t>
      </w:r>
      <w:r w:rsidR="002E330B">
        <w:t xml:space="preserve">deprovisioning. </w:t>
      </w:r>
      <w:r w:rsidR="00515052">
        <w:t>Check it out at</w:t>
      </w:r>
      <w:r w:rsidR="002E330B">
        <w:t xml:space="preserve"> </w:t>
      </w:r>
      <w:r w:rsidR="002E330B">
        <w:rPr>
          <w:rStyle w:val="URLPACKT"/>
          <w:rFonts w:cs="Courier Std"/>
          <w:szCs w:val="19"/>
        </w:rPr>
        <w:t>http://aka.ms/FIMDeprovisioning</w:t>
      </w:r>
      <w:r w:rsidR="004F10C9">
        <w:t>.</w:t>
      </w:r>
    </w:p>
    <w:p w14:paraId="67BB46A8" w14:textId="498BAFDF" w:rsidR="004F10C9" w:rsidRPr="004F10C9" w:rsidDel="00612F4D" w:rsidRDefault="004F10C9" w:rsidP="004F10C9">
      <w:pPr>
        <w:pStyle w:val="NumberedBulletPACKT"/>
        <w:spacing w:after="0"/>
        <w:rPr>
          <w:del w:id="334" w:author="Amey Varangaonkar" w:date="2015-11-24T11:49:00Z"/>
        </w:rPr>
      </w:pPr>
    </w:p>
    <w:p w14:paraId="169282F6" w14:textId="77777777" w:rsidR="002E330B" w:rsidRDefault="009A7324">
      <w:pPr>
        <w:pStyle w:val="NumberedBulletEndPACKT"/>
        <w:spacing w:after="0"/>
      </w:pPr>
      <w:r>
        <w:t xml:space="preserve">The final step specifies the rules extension name which was auto calculated as HRExtension.DLL. You could change the name if you want, but we will keep the default for the purpose of this example. This DLL that we will create will </w:t>
      </w:r>
      <w:r>
        <w:lastRenderedPageBreak/>
        <w:t xml:space="preserve">contain the coded </w:t>
      </w:r>
      <w:r w:rsidRPr="00B30866">
        <w:rPr>
          <w:rStyle w:val="CodeInTextPACKT"/>
          <w:rPrChange w:id="335" w:author="Amey Varangaonkar" w:date="2015-11-24T11:54:00Z">
            <w:rPr/>
          </w:rPrChange>
        </w:rPr>
        <w:t>displayName</w:t>
      </w:r>
      <w:r>
        <w:t xml:space="preserve"> </w:t>
      </w:r>
      <w:r w:rsidR="008D28E5">
        <w:t xml:space="preserve">and </w:t>
      </w:r>
      <w:r w:rsidR="008D28E5" w:rsidRPr="00B30866">
        <w:rPr>
          <w:rStyle w:val="CodeInTextPACKT"/>
          <w:rPrChange w:id="336" w:author="Amey Varangaonkar" w:date="2015-11-24T11:54:00Z">
            <w:rPr/>
          </w:rPrChange>
        </w:rPr>
        <w:t>accountName</w:t>
      </w:r>
      <w:r w:rsidR="008D28E5">
        <w:t xml:space="preserve"> </w:t>
      </w:r>
      <w:r>
        <w:t xml:space="preserve">that we want to generate. Click the </w:t>
      </w:r>
      <w:r w:rsidRPr="009A7324">
        <w:rPr>
          <w:b/>
        </w:rPr>
        <w:t>Finish</w:t>
      </w:r>
      <w:r>
        <w:t xml:space="preserve"> button to complete the creation of the HR management agent. You should now see two management agents in the Service Manager console: AD and HR:</w:t>
      </w:r>
    </w:p>
    <w:p w14:paraId="0DB6C860" w14:textId="77777777" w:rsidR="009A7324" w:rsidRDefault="002D2CE7">
      <w:pPr>
        <w:pStyle w:val="FigurePACKT"/>
        <w:rPr>
          <w:ins w:id="337" w:author="Amey Varangaonkar" w:date="2015-11-24T10:36:00Z"/>
          <w:noProof/>
        </w:rPr>
        <w:pPrChange w:id="338" w:author="Amey Varangaonkar" w:date="2015-11-24T10:36:00Z">
          <w:pPr>
            <w:pStyle w:val="NormalPACKT"/>
          </w:pPr>
        </w:pPrChange>
      </w:pPr>
      <w:r w:rsidRPr="007D2522">
        <w:rPr>
          <w:noProof/>
          <w:lang w:val="en-IN" w:eastAsia="en-IN"/>
        </w:rPr>
        <w:drawing>
          <wp:inline distT="0" distB="0" distL="0" distR="0" wp14:anchorId="1DCD066E" wp14:editId="5D7C59EA">
            <wp:extent cx="4947920" cy="3452495"/>
            <wp:effectExtent l="0" t="0" r="508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7920" cy="3452495"/>
                    </a:xfrm>
                    <a:prstGeom prst="rect">
                      <a:avLst/>
                    </a:prstGeom>
                    <a:noFill/>
                    <a:ln>
                      <a:noFill/>
                    </a:ln>
                  </pic:spPr>
                </pic:pic>
              </a:graphicData>
            </a:graphic>
          </wp:inline>
        </w:drawing>
      </w:r>
    </w:p>
    <w:p w14:paraId="4DBE5CF2" w14:textId="7FEDD838" w:rsidR="00E81F9D" w:rsidRDefault="00E81F9D" w:rsidP="00E81F9D">
      <w:pPr>
        <w:pStyle w:val="LayoutInformationPACKT"/>
        <w:rPr>
          <w:ins w:id="339" w:author="Amey Varangaonkar" w:date="2015-11-24T10:40:00Z"/>
        </w:rPr>
      </w:pPr>
      <w:ins w:id="340" w:author="Amey Varangaonkar" w:date="2015-11-24T10:40:00Z">
        <w:r>
          <w:t>B04526_03_</w:t>
        </w:r>
      </w:ins>
      <w:ins w:id="341" w:author="Amey Varangaonkar" w:date="2015-11-24T10:44:00Z">
        <w:r w:rsidR="004F2035">
          <w:t>25</w:t>
        </w:r>
      </w:ins>
      <w:ins w:id="342" w:author="Amey Varangaonkar" w:date="2015-11-24T10:40:00Z">
        <w:r>
          <w:t>.png</w:t>
        </w:r>
      </w:ins>
    </w:p>
    <w:p w14:paraId="21CD1BDB" w14:textId="51429FA8" w:rsidR="00E81F9D" w:rsidDel="00612F4D" w:rsidRDefault="00E81F9D">
      <w:pPr>
        <w:pStyle w:val="LayoutInformationPACKT"/>
        <w:rPr>
          <w:del w:id="343" w:author="Amey Varangaonkar" w:date="2015-11-24T11:49:00Z"/>
          <w:noProof/>
        </w:rPr>
        <w:pPrChange w:id="344" w:author="Amey Varangaonkar" w:date="2015-11-24T10:36:00Z">
          <w:pPr>
            <w:pStyle w:val="NormalPACKT"/>
          </w:pPr>
        </w:pPrChange>
      </w:pPr>
    </w:p>
    <w:p w14:paraId="3831B669" w14:textId="1EB13031" w:rsidR="009A7324" w:rsidRDefault="00757DD2" w:rsidP="009A7324">
      <w:pPr>
        <w:pStyle w:val="Heading1"/>
      </w:pPr>
      <w:r>
        <w:t xml:space="preserve">Creating a </w:t>
      </w:r>
      <w:ins w:id="345" w:author="Amey Varangaonkar" w:date="2015-11-24T11:54:00Z">
        <w:r w:rsidR="00B30866">
          <w:t>r</w:t>
        </w:r>
      </w:ins>
      <w:del w:id="346" w:author="Amey Varangaonkar" w:date="2015-11-24T11:54:00Z">
        <w:r w:rsidDel="00B30866">
          <w:delText>R</w:delText>
        </w:r>
      </w:del>
      <w:r>
        <w:t xml:space="preserve">ules </w:t>
      </w:r>
      <w:ins w:id="347" w:author="Amey Varangaonkar" w:date="2015-11-24T11:54:00Z">
        <w:r w:rsidR="00B30866">
          <w:t>e</w:t>
        </w:r>
      </w:ins>
      <w:del w:id="348" w:author="Amey Varangaonkar" w:date="2015-11-24T11:54:00Z">
        <w:r w:rsidDel="00B30866">
          <w:delText>E</w:delText>
        </w:r>
      </w:del>
      <w:r>
        <w:t>xtension</w:t>
      </w:r>
    </w:p>
    <w:p w14:paraId="368E6B7E" w14:textId="06A02CEC" w:rsidR="00397212" w:rsidRDefault="00757DD2" w:rsidP="00FD7B9A">
      <w:pPr>
        <w:pStyle w:val="NormalPACKT"/>
        <w:rPr>
          <w:ins w:id="349" w:author="Amey Varangaonkar" w:date="2015-11-24T12:03:00Z"/>
        </w:rPr>
      </w:pPr>
      <w:r>
        <w:t xml:space="preserve">A rules extension supplements the MIM management agent and provides the flexibility for you to build customized rules. </w:t>
      </w:r>
      <w:r w:rsidR="00FD7B9A">
        <w:t xml:space="preserve">We will walk you through a simple (and common) example of building an attribute value from the values of other attributes. TFC wants displayName to be firstName, first initial of middleName, and lastName. </w:t>
      </w:r>
      <w:commentRangeStart w:id="350"/>
      <w:ins w:id="351" w:author="Amey Varangaonkar" w:date="2015-11-24T12:03:00Z">
        <w:r w:rsidR="00397212">
          <w:t>Follow the steps below:</w:t>
        </w:r>
        <w:commentRangeEnd w:id="350"/>
        <w:r w:rsidR="00397212">
          <w:rPr>
            <w:rStyle w:val="CommentReference"/>
            <w:rFonts w:ascii="Arial" w:hAnsi="Arial" w:cs="Arial"/>
            <w:bCs/>
          </w:rPr>
          <w:commentReference w:id="350"/>
        </w:r>
      </w:ins>
    </w:p>
    <w:p w14:paraId="662FA213" w14:textId="10BE8290" w:rsidR="00FD7B9A" w:rsidRDefault="00FD7B9A">
      <w:pPr>
        <w:pStyle w:val="NumberedBulletPACKT"/>
        <w:numPr>
          <w:ilvl w:val="0"/>
          <w:numId w:val="33"/>
        </w:numPr>
        <w:pPrChange w:id="352" w:author="Amey Varangaonkar" w:date="2015-11-24T12:03:00Z">
          <w:pPr>
            <w:pStyle w:val="NormalPACKT"/>
          </w:pPr>
        </w:pPrChange>
      </w:pPr>
      <w:r>
        <w:t xml:space="preserve">Let’s begin by right clicking on the HR management agent, hovering over </w:t>
      </w:r>
      <w:r w:rsidRPr="00397212">
        <w:rPr>
          <w:rStyle w:val="ScreenTextPACKT"/>
          <w:rPrChange w:id="353" w:author="Amey Varangaonkar" w:date="2015-11-24T12:02:00Z">
            <w:rPr>
              <w:b/>
            </w:rPr>
          </w:rPrChange>
        </w:rPr>
        <w:t>Create Extension Projects</w:t>
      </w:r>
      <w:r>
        <w:t xml:space="preserve">, and selecting </w:t>
      </w:r>
      <w:r w:rsidRPr="00397212">
        <w:rPr>
          <w:rStyle w:val="ScreenTextPACKT"/>
          <w:rPrChange w:id="354" w:author="Amey Varangaonkar" w:date="2015-11-24T12:02:00Z">
            <w:rPr>
              <w:b/>
            </w:rPr>
          </w:rPrChange>
        </w:rPr>
        <w:t>Rules Extension.</w:t>
      </w:r>
    </w:p>
    <w:p w14:paraId="4C699B21" w14:textId="77777777" w:rsidR="00FD7B9A" w:rsidRDefault="002D2CE7">
      <w:pPr>
        <w:pStyle w:val="FigurePACKT"/>
        <w:rPr>
          <w:ins w:id="355" w:author="Amey Varangaonkar" w:date="2015-11-24T10:36:00Z"/>
          <w:noProof/>
        </w:rPr>
        <w:pPrChange w:id="356" w:author="Amey Varangaonkar" w:date="2015-11-24T12:05:00Z">
          <w:pPr>
            <w:pStyle w:val="NormalPACKT"/>
          </w:pPr>
        </w:pPrChange>
      </w:pPr>
      <w:r w:rsidRPr="007D2522">
        <w:rPr>
          <w:noProof/>
          <w:lang w:val="en-IN" w:eastAsia="en-IN"/>
        </w:rPr>
        <w:lastRenderedPageBreak/>
        <w:drawing>
          <wp:inline distT="0" distB="0" distL="0" distR="0" wp14:anchorId="06924971" wp14:editId="351828F3">
            <wp:extent cx="4956810" cy="346964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6810" cy="3469640"/>
                    </a:xfrm>
                    <a:prstGeom prst="rect">
                      <a:avLst/>
                    </a:prstGeom>
                    <a:noFill/>
                    <a:ln>
                      <a:noFill/>
                    </a:ln>
                  </pic:spPr>
                </pic:pic>
              </a:graphicData>
            </a:graphic>
          </wp:inline>
        </w:drawing>
      </w:r>
    </w:p>
    <w:p w14:paraId="1B009E49" w14:textId="4DB13E2A" w:rsidR="00E81F9D" w:rsidRDefault="00E81F9D" w:rsidP="00E81F9D">
      <w:pPr>
        <w:pStyle w:val="LayoutInformationPACKT"/>
        <w:rPr>
          <w:ins w:id="357" w:author="Amey Varangaonkar" w:date="2015-11-24T10:40:00Z"/>
        </w:rPr>
      </w:pPr>
      <w:ins w:id="358" w:author="Amey Varangaonkar" w:date="2015-11-24T10:40:00Z">
        <w:r>
          <w:t>B04526_03_</w:t>
        </w:r>
      </w:ins>
      <w:ins w:id="359" w:author="Amey Varangaonkar" w:date="2015-11-24T10:44:00Z">
        <w:r w:rsidR="004F2035">
          <w:t>26</w:t>
        </w:r>
      </w:ins>
      <w:ins w:id="360" w:author="Amey Varangaonkar" w:date="2015-11-24T10:40:00Z">
        <w:r>
          <w:t>.png</w:t>
        </w:r>
      </w:ins>
    </w:p>
    <w:p w14:paraId="54B25695" w14:textId="23AAB49D" w:rsidR="00E81F9D" w:rsidDel="004F2035" w:rsidRDefault="00E81F9D">
      <w:pPr>
        <w:pStyle w:val="NumberedBulletPACKT"/>
        <w:rPr>
          <w:del w:id="361" w:author="Amey Varangaonkar" w:date="2015-11-24T10:44:00Z"/>
          <w:noProof/>
        </w:rPr>
        <w:pPrChange w:id="362" w:author="Amey Varangaonkar" w:date="2015-11-24T12:04:00Z">
          <w:pPr>
            <w:pStyle w:val="NormalPACKT"/>
          </w:pPr>
        </w:pPrChange>
      </w:pPr>
    </w:p>
    <w:p w14:paraId="0A710DDE" w14:textId="77777777" w:rsidR="000D7DC1" w:rsidRDefault="000D7DC1">
      <w:pPr>
        <w:pStyle w:val="NumberedBulletPACKT"/>
        <w:rPr>
          <w:noProof/>
        </w:rPr>
        <w:pPrChange w:id="363" w:author="Amey Varangaonkar" w:date="2015-11-24T12:04:00Z">
          <w:pPr>
            <w:pStyle w:val="NormalPACKT"/>
          </w:pPr>
        </w:pPrChange>
      </w:pPr>
      <w:r>
        <w:rPr>
          <w:noProof/>
        </w:rPr>
        <w:t xml:space="preserve">The </w:t>
      </w:r>
      <w:r w:rsidRPr="00D96698">
        <w:rPr>
          <w:rStyle w:val="ScreenTextPACKT"/>
          <w:rPrChange w:id="364" w:author="Amey Varangaonkar" w:date="2015-11-24T12:05:00Z">
            <w:rPr>
              <w:noProof/>
            </w:rPr>
          </w:rPrChange>
        </w:rPr>
        <w:t>Create Extension Project</w:t>
      </w:r>
      <w:r>
        <w:rPr>
          <w:noProof/>
        </w:rPr>
        <w:t xml:space="preserve"> window appears. We will write our rules extension in Visual C# using Visual Studio 2012 and store our source code in </w:t>
      </w:r>
      <w:r w:rsidRPr="00D96698">
        <w:rPr>
          <w:rStyle w:val="CodeInTextPACKT"/>
          <w:rPrChange w:id="365" w:author="Amey Varangaonkar" w:date="2015-11-24T12:05:00Z">
            <w:rPr>
              <w:noProof/>
            </w:rPr>
          </w:rPrChange>
        </w:rPr>
        <w:t>C:\SourceCode</w:t>
      </w:r>
      <w:r>
        <w:rPr>
          <w:noProof/>
        </w:rPr>
        <w:t xml:space="preserve">. Click </w:t>
      </w:r>
      <w:r w:rsidRPr="00D96698">
        <w:rPr>
          <w:rStyle w:val="ScreenTextPACKT"/>
          <w:rPrChange w:id="366" w:author="Amey Varangaonkar" w:date="2015-11-24T12:05:00Z">
            <w:rPr>
              <w:b/>
              <w:noProof/>
            </w:rPr>
          </w:rPrChange>
        </w:rPr>
        <w:t>OK</w:t>
      </w:r>
      <w:r>
        <w:rPr>
          <w:noProof/>
        </w:rPr>
        <w:t xml:space="preserve"> to launch Visual Studio:</w:t>
      </w:r>
    </w:p>
    <w:p w14:paraId="2E2DBF10" w14:textId="77777777" w:rsidR="00752727" w:rsidRDefault="002D2CE7">
      <w:pPr>
        <w:pStyle w:val="FigurePACKT"/>
        <w:rPr>
          <w:ins w:id="367" w:author="Amey Varangaonkar" w:date="2015-11-24T10:36:00Z"/>
          <w:noProof/>
        </w:rPr>
        <w:pPrChange w:id="368" w:author="Amey Varangaonkar" w:date="2015-11-24T12:05:00Z">
          <w:pPr>
            <w:pStyle w:val="NormalPACKT"/>
          </w:pPr>
        </w:pPrChange>
      </w:pPr>
      <w:r w:rsidRPr="007D2522">
        <w:rPr>
          <w:noProof/>
          <w:lang w:val="en-IN" w:eastAsia="en-IN"/>
        </w:rPr>
        <w:drawing>
          <wp:inline distT="0" distB="0" distL="0" distR="0" wp14:anchorId="7AE7D541" wp14:editId="2AED1CCB">
            <wp:extent cx="4990465" cy="2204720"/>
            <wp:effectExtent l="0" t="0" r="635" b="508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0465" cy="2204720"/>
                    </a:xfrm>
                    <a:prstGeom prst="rect">
                      <a:avLst/>
                    </a:prstGeom>
                    <a:noFill/>
                    <a:ln>
                      <a:noFill/>
                    </a:ln>
                  </pic:spPr>
                </pic:pic>
              </a:graphicData>
            </a:graphic>
          </wp:inline>
        </w:drawing>
      </w:r>
    </w:p>
    <w:p w14:paraId="66DFBF54" w14:textId="32A4E4D7" w:rsidR="004F2035" w:rsidRDefault="004F2035" w:rsidP="004F2035">
      <w:pPr>
        <w:pStyle w:val="LayoutInformationPACKT"/>
        <w:rPr>
          <w:ins w:id="369" w:author="Amey Varangaonkar" w:date="2015-11-24T10:44:00Z"/>
        </w:rPr>
      </w:pPr>
      <w:ins w:id="370" w:author="Amey Varangaonkar" w:date="2015-11-24T10:44:00Z">
        <w:r>
          <w:lastRenderedPageBreak/>
          <w:t>B04526_03_27.png</w:t>
        </w:r>
      </w:ins>
    </w:p>
    <w:p w14:paraId="58B06A8B" w14:textId="7AEBE4F8" w:rsidR="00E81F9D" w:rsidDel="004F2035" w:rsidRDefault="00E81F9D">
      <w:pPr>
        <w:pStyle w:val="NumberedBulletPACKT"/>
        <w:rPr>
          <w:del w:id="371" w:author="Amey Varangaonkar" w:date="2015-11-24T10:44:00Z"/>
          <w:noProof/>
        </w:rPr>
        <w:pPrChange w:id="372" w:author="Amey Varangaonkar" w:date="2015-11-24T12:05:00Z">
          <w:pPr>
            <w:pStyle w:val="NormalPACKT"/>
          </w:pPr>
        </w:pPrChange>
      </w:pPr>
    </w:p>
    <w:p w14:paraId="2C07923E" w14:textId="77777777" w:rsidR="00752727" w:rsidRDefault="00752727">
      <w:pPr>
        <w:pStyle w:val="NumberedBulletPACKT"/>
        <w:rPr>
          <w:noProof/>
        </w:rPr>
        <w:pPrChange w:id="373" w:author="Amey Varangaonkar" w:date="2015-11-24T12:05:00Z">
          <w:pPr>
            <w:pStyle w:val="NormalPACKT"/>
          </w:pPr>
        </w:pPrChange>
      </w:pPr>
      <w:r>
        <w:rPr>
          <w:noProof/>
        </w:rPr>
        <w:t xml:space="preserve">The Visual Studio interface will load. Double click on the </w:t>
      </w:r>
      <w:r w:rsidRPr="00D96698">
        <w:rPr>
          <w:rStyle w:val="CodeInTextPACKT"/>
          <w:rPrChange w:id="374" w:author="Amey Varangaonkar" w:date="2015-11-24T12:05:00Z">
            <w:rPr>
              <w:noProof/>
            </w:rPr>
          </w:rPrChange>
        </w:rPr>
        <w:t>HRExtension.cs</w:t>
      </w:r>
      <w:r>
        <w:rPr>
          <w:noProof/>
        </w:rPr>
        <w:t xml:space="preserve"> file so that the </w:t>
      </w:r>
      <w:r w:rsidRPr="00D96698">
        <w:rPr>
          <w:rStyle w:val="CodeInTextPACKT"/>
          <w:rPrChange w:id="375" w:author="Amey Varangaonkar" w:date="2015-11-24T12:05:00Z">
            <w:rPr>
              <w:noProof/>
            </w:rPr>
          </w:rPrChange>
        </w:rPr>
        <w:t>HRExtension.cs</w:t>
      </w:r>
      <w:r>
        <w:rPr>
          <w:noProof/>
        </w:rPr>
        <w:t xml:space="preserve"> is opened:</w:t>
      </w:r>
    </w:p>
    <w:p w14:paraId="39822EAA" w14:textId="77777777" w:rsidR="00752727" w:rsidRDefault="002D2CE7">
      <w:pPr>
        <w:pStyle w:val="FigurePACKT"/>
        <w:rPr>
          <w:ins w:id="376" w:author="Amey Varangaonkar" w:date="2015-11-24T10:36:00Z"/>
          <w:noProof/>
        </w:rPr>
        <w:pPrChange w:id="377" w:author="Amey Varangaonkar" w:date="2015-11-24T10:36:00Z">
          <w:pPr>
            <w:pStyle w:val="NormalPACKT"/>
          </w:pPr>
        </w:pPrChange>
      </w:pPr>
      <w:r w:rsidRPr="007D2522">
        <w:rPr>
          <w:noProof/>
          <w:lang w:val="en-IN" w:eastAsia="en-IN"/>
        </w:rPr>
        <w:drawing>
          <wp:inline distT="0" distB="0" distL="0" distR="0" wp14:anchorId="65766D16" wp14:editId="0B43E0ED">
            <wp:extent cx="5024755" cy="1572260"/>
            <wp:effectExtent l="0" t="0" r="4445" b="889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755" cy="1572260"/>
                    </a:xfrm>
                    <a:prstGeom prst="rect">
                      <a:avLst/>
                    </a:prstGeom>
                    <a:noFill/>
                    <a:ln>
                      <a:noFill/>
                    </a:ln>
                  </pic:spPr>
                </pic:pic>
              </a:graphicData>
            </a:graphic>
          </wp:inline>
        </w:drawing>
      </w:r>
    </w:p>
    <w:p w14:paraId="02F43D3A" w14:textId="4AF15D09" w:rsidR="00E81F9D" w:rsidRDefault="00E81F9D">
      <w:pPr>
        <w:pStyle w:val="LayoutInformationPACKT"/>
        <w:pPrChange w:id="378" w:author="Amey Varangaonkar" w:date="2015-11-24T10:36:00Z">
          <w:pPr>
            <w:pStyle w:val="NormalPACKT"/>
          </w:pPr>
        </w:pPrChange>
      </w:pPr>
      <w:ins w:id="379" w:author="Amey Varangaonkar" w:date="2015-11-24T10:40:00Z">
        <w:r>
          <w:t>B04526_03_</w:t>
        </w:r>
      </w:ins>
      <w:ins w:id="380" w:author="Amey Varangaonkar" w:date="2015-11-24T10:44:00Z">
        <w:r w:rsidR="004F2035">
          <w:t>28</w:t>
        </w:r>
      </w:ins>
      <w:ins w:id="381" w:author="Amey Varangaonkar" w:date="2015-11-24T10:40:00Z">
        <w:r>
          <w:t>.png</w:t>
        </w:r>
      </w:ins>
    </w:p>
    <w:p w14:paraId="5244F6F0" w14:textId="24A922E6" w:rsidR="00F937EA" w:rsidRDefault="00752727">
      <w:pPr>
        <w:pStyle w:val="NumberedBulletPACKT"/>
        <w:rPr>
          <w:noProof/>
        </w:rPr>
        <w:pPrChange w:id="382" w:author="Amey Varangaonkar" w:date="2015-11-24T12:05:00Z">
          <w:pPr>
            <w:pStyle w:val="NormalPACKT"/>
          </w:pPr>
        </w:pPrChange>
      </w:pPr>
      <w:r>
        <w:rPr>
          <w:noProof/>
        </w:rPr>
        <w:t xml:space="preserve">Scroll down until you see </w:t>
      </w:r>
      <w:r w:rsidRPr="00752727">
        <w:rPr>
          <w:noProof/>
        </w:rPr>
        <w:t>IMASynchronization.MapAttributesForImport</w:t>
      </w:r>
      <w:r>
        <w:rPr>
          <w:noProof/>
        </w:rPr>
        <w:t xml:space="preserve">. You should see case </w:t>
      </w:r>
      <w:del w:id="383" w:author="Amey Varangaonkar" w:date="2015-11-24T12:05:00Z">
        <w:r w:rsidDel="00D96698">
          <w:rPr>
            <w:noProof/>
          </w:rPr>
          <w:delText>“</w:delText>
        </w:r>
      </w:del>
      <w:r w:rsidRPr="00D96698">
        <w:rPr>
          <w:rStyle w:val="CodeInTextPACKT"/>
          <w:rPrChange w:id="384" w:author="Amey Varangaonkar" w:date="2015-11-24T12:05:00Z">
            <w:rPr>
              <w:noProof/>
            </w:rPr>
          </w:rPrChange>
        </w:rPr>
        <w:t>displayName</w:t>
      </w:r>
      <w:del w:id="385" w:author="Amey Varangaonkar" w:date="2015-11-24T12:05:00Z">
        <w:r w:rsidDel="00D96698">
          <w:rPr>
            <w:noProof/>
          </w:rPr>
          <w:delText>”</w:delText>
        </w:r>
      </w:del>
      <w:r>
        <w:rPr>
          <w:noProof/>
        </w:rPr>
        <w:t xml:space="preserve">: which matches, and not coincidentally, the same name we specified when we created the </w:t>
      </w:r>
      <w:r w:rsidRPr="00D96698">
        <w:rPr>
          <w:rStyle w:val="CodeInTextPACKT"/>
          <w:rPrChange w:id="386" w:author="Amey Varangaonkar" w:date="2015-11-24T12:05:00Z">
            <w:rPr>
              <w:noProof/>
            </w:rPr>
          </w:rPrChange>
        </w:rPr>
        <w:t>displayName</w:t>
      </w:r>
      <w:r>
        <w:rPr>
          <w:noProof/>
        </w:rPr>
        <w:t xml:space="preserve"> </w:t>
      </w:r>
      <w:r w:rsidRPr="00D96698">
        <w:rPr>
          <w:rStyle w:val="ScreenTextPACKT"/>
          <w:rPrChange w:id="387" w:author="Amey Varangaonkar" w:date="2015-11-24T12:06:00Z">
            <w:rPr>
              <w:noProof/>
            </w:rPr>
          </w:rPrChange>
        </w:rPr>
        <w:t xml:space="preserve">Advanced </w:t>
      </w:r>
      <w:r w:rsidR="00ED3115" w:rsidRPr="00D96698">
        <w:rPr>
          <w:rStyle w:val="ScreenTextPACKT"/>
          <w:rPrChange w:id="388" w:author="Amey Varangaonkar" w:date="2015-11-24T12:06:00Z">
            <w:rPr>
              <w:noProof/>
            </w:rPr>
          </w:rPrChange>
        </w:rPr>
        <w:t>Import Attribute Flow Options</w:t>
      </w:r>
      <w:r w:rsidR="00ED3115">
        <w:rPr>
          <w:noProof/>
        </w:rPr>
        <w:t>.</w:t>
      </w:r>
    </w:p>
    <w:p w14:paraId="3AC24475" w14:textId="77777777" w:rsidR="00ED3115" w:rsidRDefault="00ED3115">
      <w:pPr>
        <w:pStyle w:val="NumberedBulletPACKT"/>
        <w:numPr>
          <w:ilvl w:val="0"/>
          <w:numId w:val="0"/>
        </w:numPr>
        <w:ind w:left="720"/>
        <w:rPr>
          <w:noProof/>
        </w:rPr>
        <w:pPrChange w:id="389" w:author="Amey Varangaonkar" w:date="2015-11-24T12:06:00Z">
          <w:pPr>
            <w:pStyle w:val="NormalPACKT"/>
          </w:pPr>
        </w:pPrChange>
      </w:pPr>
      <w:r>
        <w:rPr>
          <w:noProof/>
        </w:rPr>
        <w:t>One way to accomplish our goal is to use the code below:</w:t>
      </w:r>
    </w:p>
    <w:p w14:paraId="49C90C3A" w14:textId="77777777" w:rsidR="00F937EA" w:rsidRDefault="002D2CE7">
      <w:pPr>
        <w:pStyle w:val="FigurePACKT"/>
        <w:rPr>
          <w:ins w:id="390" w:author="Amey Varangaonkar" w:date="2015-11-24T10:36:00Z"/>
          <w:noProof/>
        </w:rPr>
        <w:pPrChange w:id="391" w:author="Amey Varangaonkar" w:date="2015-11-24T12:06:00Z">
          <w:pPr>
            <w:pStyle w:val="NormalPACKT"/>
          </w:pPr>
        </w:pPrChange>
      </w:pPr>
      <w:commentRangeStart w:id="392"/>
      <w:r w:rsidRPr="007D2522">
        <w:rPr>
          <w:noProof/>
          <w:lang w:val="en-IN" w:eastAsia="en-IN"/>
        </w:rPr>
        <w:lastRenderedPageBreak/>
        <w:drawing>
          <wp:inline distT="0" distB="0" distL="0" distR="0" wp14:anchorId="4618A835" wp14:editId="3AF9D75D">
            <wp:extent cx="5007610" cy="3289935"/>
            <wp:effectExtent l="0" t="0" r="2540"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7610" cy="3289935"/>
                    </a:xfrm>
                    <a:prstGeom prst="rect">
                      <a:avLst/>
                    </a:prstGeom>
                    <a:noFill/>
                    <a:ln>
                      <a:noFill/>
                    </a:ln>
                  </pic:spPr>
                </pic:pic>
              </a:graphicData>
            </a:graphic>
          </wp:inline>
        </w:drawing>
      </w:r>
      <w:commentRangeEnd w:id="392"/>
      <w:r w:rsidR="00D96698">
        <w:rPr>
          <w:rStyle w:val="CommentReference"/>
          <w:rFonts w:ascii="Arial" w:hAnsi="Arial" w:cs="Arial"/>
          <w:bCs/>
          <w:lang w:val="en-US"/>
        </w:rPr>
        <w:commentReference w:id="392"/>
      </w:r>
    </w:p>
    <w:p w14:paraId="02508874" w14:textId="63CAE15C" w:rsidR="00E81F9D" w:rsidRDefault="00E81F9D" w:rsidP="00E81F9D">
      <w:pPr>
        <w:pStyle w:val="LayoutInformationPACKT"/>
        <w:rPr>
          <w:ins w:id="393" w:author="Amey Varangaonkar" w:date="2015-11-24T10:40:00Z"/>
        </w:rPr>
      </w:pPr>
      <w:ins w:id="394" w:author="Amey Varangaonkar" w:date="2015-11-24T10:40:00Z">
        <w:r>
          <w:t>B04526_03_</w:t>
        </w:r>
      </w:ins>
      <w:ins w:id="395" w:author="Amey Varangaonkar" w:date="2015-11-24T10:44:00Z">
        <w:r w:rsidR="004F2035">
          <w:t>29</w:t>
        </w:r>
      </w:ins>
      <w:ins w:id="396" w:author="Amey Varangaonkar" w:date="2015-11-24T10:40:00Z">
        <w:r>
          <w:t>.png</w:t>
        </w:r>
      </w:ins>
    </w:p>
    <w:p w14:paraId="6EDD8EAB" w14:textId="668F8BEE" w:rsidR="00E81F9D" w:rsidDel="00E81F9D" w:rsidRDefault="00E81F9D">
      <w:pPr>
        <w:pStyle w:val="LayoutInformationPACKT"/>
        <w:rPr>
          <w:del w:id="397" w:author="Amey Varangaonkar" w:date="2015-11-24T10:40:00Z"/>
          <w:noProof/>
        </w:rPr>
        <w:pPrChange w:id="398" w:author="Amey Varangaonkar" w:date="2015-11-24T10:36:00Z">
          <w:pPr>
            <w:pStyle w:val="NormalPACKT"/>
          </w:pPr>
        </w:pPrChange>
      </w:pPr>
    </w:p>
    <w:p w14:paraId="40E6F11A" w14:textId="77777777" w:rsidR="008D28E5" w:rsidRDefault="008D28E5" w:rsidP="00FD7B9A">
      <w:pPr>
        <w:pStyle w:val="NormalPACKT"/>
        <w:rPr>
          <w:noProof/>
        </w:rPr>
      </w:pPr>
      <w:r>
        <w:rPr>
          <w:noProof/>
        </w:rPr>
        <w:t>After the break we will have another case statement for the accountName. Here’s one way to handle that:</w:t>
      </w:r>
    </w:p>
    <w:p w14:paraId="76BC38BA" w14:textId="77777777" w:rsidR="008D28E5" w:rsidRDefault="008D28E5">
      <w:pPr>
        <w:pStyle w:val="FigurePACKT"/>
        <w:rPr>
          <w:ins w:id="399" w:author="Amey Varangaonkar" w:date="2015-11-24T10:36:00Z"/>
          <w:noProof/>
        </w:rPr>
        <w:pPrChange w:id="400" w:author="Amey Varangaonkar" w:date="2015-11-24T12:07:00Z">
          <w:pPr>
            <w:pStyle w:val="NormalPACKT"/>
          </w:pPr>
        </w:pPrChange>
      </w:pPr>
      <w:r>
        <w:rPr>
          <w:noProof/>
          <w:lang w:val="en-IN" w:eastAsia="en-IN"/>
        </w:rPr>
        <w:drawing>
          <wp:inline distT="0" distB="0" distL="0" distR="0" wp14:anchorId="1DC7EA05" wp14:editId="1969967D">
            <wp:extent cx="5029200" cy="2586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2586990"/>
                    </a:xfrm>
                    <a:prstGeom prst="rect">
                      <a:avLst/>
                    </a:prstGeom>
                  </pic:spPr>
                </pic:pic>
              </a:graphicData>
            </a:graphic>
          </wp:inline>
        </w:drawing>
      </w:r>
    </w:p>
    <w:p w14:paraId="2BF8065E" w14:textId="6CFE323D" w:rsidR="00E81F9D" w:rsidRDefault="00E81F9D" w:rsidP="00E81F9D">
      <w:pPr>
        <w:pStyle w:val="LayoutInformationPACKT"/>
        <w:rPr>
          <w:ins w:id="401" w:author="Amey Varangaonkar" w:date="2015-11-24T10:40:00Z"/>
        </w:rPr>
      </w:pPr>
      <w:ins w:id="402" w:author="Amey Varangaonkar" w:date="2015-11-24T10:40:00Z">
        <w:r>
          <w:lastRenderedPageBreak/>
          <w:t>B04526_03_</w:t>
        </w:r>
      </w:ins>
      <w:ins w:id="403" w:author="Amey Varangaonkar" w:date="2015-11-24T10:44:00Z">
        <w:r w:rsidR="004F2035">
          <w:t>30</w:t>
        </w:r>
      </w:ins>
      <w:ins w:id="404" w:author="Amey Varangaonkar" w:date="2015-11-24T10:40:00Z">
        <w:r>
          <w:t>.png</w:t>
        </w:r>
      </w:ins>
    </w:p>
    <w:p w14:paraId="44B72398" w14:textId="65191F56" w:rsidR="00E81F9D" w:rsidDel="00E81F9D" w:rsidRDefault="00E81F9D">
      <w:pPr>
        <w:pStyle w:val="NumberedBulletPACKT"/>
        <w:rPr>
          <w:del w:id="405" w:author="Amey Varangaonkar" w:date="2015-11-24T10:40:00Z"/>
          <w:noProof/>
        </w:rPr>
        <w:pPrChange w:id="406" w:author="Amey Varangaonkar" w:date="2015-11-24T12:07:00Z">
          <w:pPr>
            <w:pStyle w:val="NormalPACKT"/>
          </w:pPr>
        </w:pPrChange>
      </w:pPr>
    </w:p>
    <w:p w14:paraId="2DD91FF2" w14:textId="77777777" w:rsidR="008D28E5" w:rsidRDefault="008D28E5">
      <w:pPr>
        <w:pStyle w:val="NumberedBulletPACKT"/>
        <w:rPr>
          <w:noProof/>
        </w:rPr>
        <w:pPrChange w:id="407" w:author="Amey Varangaonkar" w:date="2015-11-24T12:07:00Z">
          <w:pPr>
            <w:pStyle w:val="NormalPACKT"/>
          </w:pPr>
        </w:pPrChange>
      </w:pPr>
      <w:r>
        <w:rPr>
          <w:noProof/>
        </w:rPr>
        <w:t>After the IMASynchronization.MapAttributesForImport and before  IMASynchronization.MapAttributesForExport, add a new GetCheckedaccountName method like this:</w:t>
      </w:r>
    </w:p>
    <w:p w14:paraId="7DAB61CC" w14:textId="77777777" w:rsidR="008D28E5" w:rsidRDefault="008D28E5">
      <w:pPr>
        <w:pStyle w:val="FigurePACKT"/>
        <w:rPr>
          <w:ins w:id="408" w:author="Amey Varangaonkar" w:date="2015-11-24T10:36:00Z"/>
          <w:noProof/>
        </w:rPr>
        <w:pPrChange w:id="409" w:author="Amey Varangaonkar" w:date="2015-11-24T12:07:00Z">
          <w:pPr>
            <w:pStyle w:val="NormalPACKT"/>
          </w:pPr>
        </w:pPrChange>
      </w:pPr>
      <w:r>
        <w:rPr>
          <w:noProof/>
          <w:lang w:val="en-IN" w:eastAsia="en-IN"/>
        </w:rPr>
        <w:drawing>
          <wp:inline distT="0" distB="0" distL="0" distR="0" wp14:anchorId="02BEF6A1" wp14:editId="73084152">
            <wp:extent cx="5029200" cy="2839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2839720"/>
                    </a:xfrm>
                    <a:prstGeom prst="rect">
                      <a:avLst/>
                    </a:prstGeom>
                  </pic:spPr>
                </pic:pic>
              </a:graphicData>
            </a:graphic>
          </wp:inline>
        </w:drawing>
      </w:r>
    </w:p>
    <w:p w14:paraId="0FD40242" w14:textId="43EC8659" w:rsidR="00E81F9D" w:rsidRDefault="00E81F9D" w:rsidP="00E81F9D">
      <w:pPr>
        <w:pStyle w:val="LayoutInformationPACKT"/>
        <w:rPr>
          <w:ins w:id="410" w:author="Amey Varangaonkar" w:date="2015-11-24T10:40:00Z"/>
        </w:rPr>
      </w:pPr>
      <w:ins w:id="411" w:author="Amey Varangaonkar" w:date="2015-11-24T10:40:00Z">
        <w:r>
          <w:t>B04526_03_</w:t>
        </w:r>
      </w:ins>
      <w:ins w:id="412" w:author="Amey Varangaonkar" w:date="2015-11-24T10:44:00Z">
        <w:r w:rsidR="004F2035">
          <w:t>31</w:t>
        </w:r>
      </w:ins>
      <w:ins w:id="413" w:author="Amey Varangaonkar" w:date="2015-11-24T10:40:00Z">
        <w:r>
          <w:t>.png</w:t>
        </w:r>
      </w:ins>
    </w:p>
    <w:p w14:paraId="40DD5729" w14:textId="5367538D" w:rsidR="00E81F9D" w:rsidDel="00E81F9D" w:rsidRDefault="00E81F9D">
      <w:pPr>
        <w:pStyle w:val="NumberedBulletPACKT"/>
        <w:numPr>
          <w:ilvl w:val="0"/>
          <w:numId w:val="0"/>
        </w:numPr>
        <w:ind w:left="720"/>
        <w:rPr>
          <w:del w:id="414" w:author="Amey Varangaonkar" w:date="2015-11-24T10:40:00Z"/>
          <w:noProof/>
        </w:rPr>
        <w:pPrChange w:id="415" w:author="Amey Varangaonkar" w:date="2015-11-24T12:07:00Z">
          <w:pPr>
            <w:pStyle w:val="NormalPACKT"/>
          </w:pPr>
        </w:pPrChange>
      </w:pPr>
    </w:p>
    <w:p w14:paraId="32D3DBFA" w14:textId="77777777" w:rsidR="00A648C1" w:rsidRDefault="00A648C1">
      <w:pPr>
        <w:pStyle w:val="NumberedBulletPACKT"/>
        <w:numPr>
          <w:ilvl w:val="0"/>
          <w:numId w:val="0"/>
        </w:numPr>
        <w:ind w:left="720"/>
        <w:rPr>
          <w:noProof/>
        </w:rPr>
        <w:pPrChange w:id="416" w:author="Amey Varangaonkar" w:date="2015-11-24T12:07:00Z">
          <w:pPr>
            <w:pStyle w:val="NormalPACKT"/>
          </w:pPr>
        </w:pPrChange>
      </w:pPr>
      <w:r>
        <w:rPr>
          <w:noProof/>
        </w:rPr>
        <w:t>All this second piece of code does is verify the accountName is unique and if not, adds an integer value to the end.</w:t>
      </w:r>
    </w:p>
    <w:p w14:paraId="04AACBE2" w14:textId="77777777" w:rsidR="00F937EA" w:rsidRDefault="00ED3115">
      <w:pPr>
        <w:pStyle w:val="NumberedBulletPACKT"/>
        <w:rPr>
          <w:noProof/>
        </w:rPr>
        <w:pPrChange w:id="417" w:author="Amey Varangaonkar" w:date="2015-11-24T12:07:00Z">
          <w:pPr>
            <w:pStyle w:val="NormalPACKT"/>
          </w:pPr>
        </w:pPrChange>
      </w:pPr>
      <w:r>
        <w:rPr>
          <w:noProof/>
        </w:rPr>
        <w:t xml:space="preserve">Click on </w:t>
      </w:r>
      <w:r w:rsidRPr="008E51B3">
        <w:rPr>
          <w:rStyle w:val="ScreenTextPACKT"/>
          <w:rPrChange w:id="418" w:author="Amey Varangaonkar" w:date="2015-11-24T12:07:00Z">
            <w:rPr>
              <w:b/>
              <w:noProof/>
            </w:rPr>
          </w:rPrChange>
        </w:rPr>
        <w:t>Build</w:t>
      </w:r>
      <w:r>
        <w:rPr>
          <w:noProof/>
        </w:rPr>
        <w:t xml:space="preserve">, then </w:t>
      </w:r>
      <w:r w:rsidRPr="008E51B3">
        <w:rPr>
          <w:rStyle w:val="ScreenTextPACKT"/>
          <w:rPrChange w:id="419" w:author="Amey Varangaonkar" w:date="2015-11-24T12:07:00Z">
            <w:rPr>
              <w:b/>
              <w:noProof/>
            </w:rPr>
          </w:rPrChange>
        </w:rPr>
        <w:t>Build Solution</w:t>
      </w:r>
      <w:r w:rsidR="00A648C1">
        <w:rPr>
          <w:noProof/>
        </w:rPr>
        <w:t xml:space="preserve"> to compile the DLL. </w:t>
      </w:r>
      <w:r>
        <w:rPr>
          <w:noProof/>
        </w:rPr>
        <w:t>That’s it!</w:t>
      </w:r>
    </w:p>
    <w:p w14:paraId="275C4A36" w14:textId="77777777" w:rsidR="00ED3115" w:rsidRDefault="002D2CE7">
      <w:pPr>
        <w:pStyle w:val="FigurePACKT"/>
        <w:rPr>
          <w:ins w:id="420" w:author="Amey Varangaonkar" w:date="2015-11-24T10:36:00Z"/>
          <w:noProof/>
        </w:rPr>
        <w:pPrChange w:id="421" w:author="Amey Varangaonkar" w:date="2015-11-24T10:36:00Z">
          <w:pPr>
            <w:pStyle w:val="NormalPACKT"/>
          </w:pPr>
        </w:pPrChange>
      </w:pPr>
      <w:r w:rsidRPr="007D2522">
        <w:rPr>
          <w:noProof/>
          <w:lang w:val="en-IN" w:eastAsia="en-IN"/>
        </w:rPr>
        <w:lastRenderedPageBreak/>
        <w:drawing>
          <wp:inline distT="0" distB="0" distL="0" distR="0" wp14:anchorId="1EBEE7E5" wp14:editId="1CD30566">
            <wp:extent cx="3059430" cy="2384425"/>
            <wp:effectExtent l="0" t="0" r="762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9430" cy="2384425"/>
                    </a:xfrm>
                    <a:prstGeom prst="rect">
                      <a:avLst/>
                    </a:prstGeom>
                    <a:noFill/>
                    <a:ln>
                      <a:noFill/>
                    </a:ln>
                  </pic:spPr>
                </pic:pic>
              </a:graphicData>
            </a:graphic>
          </wp:inline>
        </w:drawing>
      </w:r>
    </w:p>
    <w:p w14:paraId="3DFD1D31" w14:textId="44B04BC7" w:rsidR="00E81F9D" w:rsidRDefault="00E81F9D" w:rsidP="00E81F9D">
      <w:pPr>
        <w:pStyle w:val="LayoutInformationPACKT"/>
        <w:rPr>
          <w:ins w:id="422" w:author="Amey Varangaonkar" w:date="2015-11-24T10:40:00Z"/>
        </w:rPr>
      </w:pPr>
      <w:ins w:id="423" w:author="Amey Varangaonkar" w:date="2015-11-24T10:40:00Z">
        <w:r>
          <w:t>B04526_03_</w:t>
        </w:r>
      </w:ins>
      <w:ins w:id="424" w:author="Amey Varangaonkar" w:date="2015-11-24T10:44:00Z">
        <w:r w:rsidR="004F2035">
          <w:t>32</w:t>
        </w:r>
      </w:ins>
      <w:ins w:id="425" w:author="Amey Varangaonkar" w:date="2015-11-24T10:40:00Z">
        <w:r>
          <w:t>.png</w:t>
        </w:r>
      </w:ins>
    </w:p>
    <w:p w14:paraId="06658AAD" w14:textId="3255B9E4" w:rsidR="00E81F9D" w:rsidDel="00E81F9D" w:rsidRDefault="00E81F9D">
      <w:pPr>
        <w:pStyle w:val="LayoutInformationPACKT"/>
        <w:rPr>
          <w:del w:id="426" w:author="Amey Varangaonkar" w:date="2015-11-24T10:40:00Z"/>
          <w:noProof/>
        </w:rPr>
        <w:pPrChange w:id="427" w:author="Amey Varangaonkar" w:date="2015-11-24T10:36:00Z">
          <w:pPr>
            <w:pStyle w:val="NormalPACKT"/>
          </w:pPr>
        </w:pPrChange>
      </w:pPr>
    </w:p>
    <w:p w14:paraId="1A97BA6F" w14:textId="1BB5BAAF" w:rsidR="004E405F" w:rsidRDefault="004E405F" w:rsidP="004E405F">
      <w:pPr>
        <w:pStyle w:val="Heading1"/>
      </w:pPr>
      <w:r>
        <w:t xml:space="preserve">The Metaverse </w:t>
      </w:r>
      <w:ins w:id="428" w:author="Amey Varangaonkar" w:date="2015-11-24T12:08:00Z">
        <w:r w:rsidR="00AE73A9">
          <w:t>r</w:t>
        </w:r>
      </w:ins>
      <w:del w:id="429" w:author="Amey Varangaonkar" w:date="2015-11-24T12:08:00Z">
        <w:r w:rsidDel="00AE73A9">
          <w:delText>R</w:delText>
        </w:r>
      </w:del>
      <w:r>
        <w:t xml:space="preserve">ules </w:t>
      </w:r>
      <w:del w:id="430" w:author="Amey Varangaonkar" w:date="2015-11-24T12:08:00Z">
        <w:r w:rsidDel="00AE73A9">
          <w:delText>E</w:delText>
        </w:r>
      </w:del>
      <w:ins w:id="431" w:author="Amey Varangaonkar" w:date="2015-11-24T12:08:00Z">
        <w:r w:rsidR="00AE73A9">
          <w:t>e</w:t>
        </w:r>
      </w:ins>
      <w:r>
        <w:t>xtension</w:t>
      </w:r>
    </w:p>
    <w:p w14:paraId="49D7EC5F" w14:textId="143A1ED3" w:rsidR="004E405F" w:rsidRDefault="004E405F" w:rsidP="004E405F">
      <w:pPr>
        <w:pStyle w:val="NormalPACKT"/>
      </w:pPr>
      <w:r>
        <w:t>There’s one more ru</w:t>
      </w:r>
      <w:r w:rsidR="0047101E">
        <w:t xml:space="preserve">les extension we need to create, the Metaverse rules extension. A management agent rules extension, like the HR one we just created, is a DLL that allows us to manipulate data between the connector space and the Metaverse. The Metaverse DLL allows us to manipulate data between connector spaces. In our scenario, we want to push HR data </w:t>
      </w:r>
      <w:r w:rsidR="00D84204">
        <w:t>to the Metaverse (this was done by setting HR management agent to “project”) and then from the Metaverse out to AD. Another, way to look at the need for a Metaverse rules extension is when you need to specify one-time or an initial value for one or more attributes. For example, i</w:t>
      </w:r>
      <w:r w:rsidR="0047101E">
        <w:t xml:space="preserve">f you were to create an AD object using any other tool, </w:t>
      </w:r>
      <w:r w:rsidR="00D84204">
        <w:t>you would need to specify a password. We set our password and any other attributes that only need to be performed once in our Metaverse rules extention.</w:t>
      </w:r>
      <w:ins w:id="432" w:author="Amey Varangaonkar" w:date="2015-11-24T12:08:00Z">
        <w:r w:rsidR="009D141C">
          <w:t xml:space="preserve"> Follow the steps as described below:</w:t>
        </w:r>
      </w:ins>
    </w:p>
    <w:p w14:paraId="3018A3C2" w14:textId="1FED06DA" w:rsidR="00CE7A23" w:rsidRDefault="00D84204">
      <w:pPr>
        <w:pStyle w:val="NumberedBulletPACKT"/>
        <w:numPr>
          <w:ilvl w:val="0"/>
          <w:numId w:val="34"/>
        </w:numPr>
        <w:pPrChange w:id="433" w:author="Amey Varangaonkar" w:date="2015-11-24T12:09:00Z">
          <w:pPr>
            <w:pStyle w:val="NormalPACKT"/>
          </w:pPr>
        </w:pPrChange>
      </w:pPr>
      <w:r>
        <w:t xml:space="preserve">In the Management Agents tool, click on </w:t>
      </w:r>
      <w:r w:rsidRPr="009D141C">
        <w:rPr>
          <w:rStyle w:val="ScreenTextPACKT"/>
          <w:rPrChange w:id="434" w:author="Amey Varangaonkar" w:date="2015-11-24T12:08:00Z">
            <w:rPr>
              <w:b/>
            </w:rPr>
          </w:rPrChange>
        </w:rPr>
        <w:t>Tool</w:t>
      </w:r>
      <w:r>
        <w:t xml:space="preserve"> then </w:t>
      </w:r>
      <w:r w:rsidRPr="009D141C">
        <w:rPr>
          <w:rStyle w:val="ScreenTextPACKT"/>
          <w:rPrChange w:id="435" w:author="Amey Varangaonkar" w:date="2015-11-24T12:08:00Z">
            <w:rPr>
              <w:b/>
            </w:rPr>
          </w:rPrChange>
        </w:rPr>
        <w:t>Options</w:t>
      </w:r>
      <w:r w:rsidRPr="00D84204">
        <w:t>…</w:t>
      </w:r>
      <w:r>
        <w:t xml:space="preserve"> check </w:t>
      </w:r>
      <w:r w:rsidRPr="009D141C">
        <w:rPr>
          <w:rStyle w:val="ScreenTextPACKT"/>
          <w:rPrChange w:id="436" w:author="Amey Varangaonkar" w:date="2015-11-24T12:08:00Z">
            <w:rPr>
              <w:b/>
            </w:rPr>
          </w:rPrChange>
        </w:rPr>
        <w:t xml:space="preserve">Enable metaverse rules extension </w:t>
      </w:r>
      <w:r>
        <w:t xml:space="preserve">and click </w:t>
      </w:r>
      <w:r w:rsidRPr="009D141C">
        <w:rPr>
          <w:rStyle w:val="ScreenTextPACKT"/>
          <w:rPrChange w:id="437" w:author="Amey Varangaonkar" w:date="2015-11-24T12:08:00Z">
            <w:rPr>
              <w:b/>
            </w:rPr>
          </w:rPrChange>
        </w:rPr>
        <w:t>Create Rules Extension Project</w:t>
      </w:r>
      <w:r>
        <w:t xml:space="preserve">. </w:t>
      </w:r>
    </w:p>
    <w:p w14:paraId="40D185B4" w14:textId="6BF58518" w:rsidR="00CE7A23" w:rsidRDefault="00CE7A23">
      <w:pPr>
        <w:pStyle w:val="FigurePACKT"/>
        <w:rPr>
          <w:ins w:id="438" w:author="Amey Varangaonkar" w:date="2015-11-24T10:36:00Z"/>
        </w:rPr>
        <w:pPrChange w:id="439" w:author="Amey Varangaonkar" w:date="2015-11-24T12:09:00Z">
          <w:pPr>
            <w:pStyle w:val="NormalPACKT"/>
          </w:pPr>
        </w:pPrChange>
      </w:pPr>
      <w:r>
        <w:rPr>
          <w:noProof/>
          <w:lang w:val="en-IN" w:eastAsia="en-IN"/>
        </w:rPr>
        <w:lastRenderedPageBreak/>
        <w:drawing>
          <wp:inline distT="0" distB="0" distL="0" distR="0" wp14:anchorId="44FFD2D8" wp14:editId="25487C51">
            <wp:extent cx="4933950" cy="425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950" cy="4257675"/>
                    </a:xfrm>
                    <a:prstGeom prst="rect">
                      <a:avLst/>
                    </a:prstGeom>
                  </pic:spPr>
                </pic:pic>
              </a:graphicData>
            </a:graphic>
          </wp:inline>
        </w:drawing>
      </w:r>
    </w:p>
    <w:p w14:paraId="1DC9388C" w14:textId="588B588B" w:rsidR="00E81F9D" w:rsidRDefault="00E81F9D" w:rsidP="00E81F9D">
      <w:pPr>
        <w:pStyle w:val="LayoutInformationPACKT"/>
        <w:rPr>
          <w:ins w:id="440" w:author="Amey Varangaonkar" w:date="2015-11-24T10:40:00Z"/>
        </w:rPr>
      </w:pPr>
      <w:ins w:id="441" w:author="Amey Varangaonkar" w:date="2015-11-24T10:40:00Z">
        <w:r>
          <w:t>B04526_03_</w:t>
        </w:r>
      </w:ins>
      <w:ins w:id="442" w:author="Amey Varangaonkar" w:date="2015-11-24T10:44:00Z">
        <w:r w:rsidR="004F2035">
          <w:t>33</w:t>
        </w:r>
      </w:ins>
      <w:ins w:id="443" w:author="Amey Varangaonkar" w:date="2015-11-24T10:40:00Z">
        <w:r>
          <w:t>.png</w:t>
        </w:r>
      </w:ins>
    </w:p>
    <w:p w14:paraId="0085CCF8" w14:textId="4B8B08BC" w:rsidR="00E81F9D" w:rsidDel="00E81F9D" w:rsidRDefault="00E81F9D">
      <w:pPr>
        <w:pStyle w:val="NumberedBulletPACKT"/>
        <w:rPr>
          <w:del w:id="444" w:author="Amey Varangaonkar" w:date="2015-11-24T10:40:00Z"/>
        </w:rPr>
        <w:pPrChange w:id="445" w:author="Amey Varangaonkar" w:date="2015-11-24T12:09:00Z">
          <w:pPr>
            <w:pStyle w:val="NormalPACKT"/>
          </w:pPr>
        </w:pPrChange>
      </w:pPr>
    </w:p>
    <w:p w14:paraId="7B93CD41" w14:textId="23D15935" w:rsidR="00D84204" w:rsidRDefault="00A80411">
      <w:pPr>
        <w:pStyle w:val="NumberedBulletPACKT"/>
        <w:pPrChange w:id="446" w:author="Amey Varangaonkar" w:date="2015-11-24T12:09:00Z">
          <w:pPr>
            <w:pStyle w:val="NormalPACKT"/>
          </w:pPr>
        </w:pPrChange>
      </w:pPr>
      <w:r>
        <w:t xml:space="preserve">Once Visual Studio opens the Metaverse solution, </w:t>
      </w:r>
      <w:r w:rsidR="00D84204">
        <w:t xml:space="preserve">you will want to go to the Provision </w:t>
      </w:r>
      <w:r w:rsidR="000C2820">
        <w:t>method and enter the following:</w:t>
      </w:r>
    </w:p>
    <w:p w14:paraId="70362129" w14:textId="77777777" w:rsidR="00D84204" w:rsidRDefault="00D84204">
      <w:pPr>
        <w:pStyle w:val="FigurePACKT"/>
        <w:rPr>
          <w:ins w:id="447" w:author="Amey Varangaonkar" w:date="2015-11-24T10:40:00Z"/>
        </w:rPr>
        <w:pPrChange w:id="448" w:author="Amey Varangaonkar" w:date="2015-11-24T12:09:00Z">
          <w:pPr>
            <w:pStyle w:val="NormalPACKT"/>
          </w:pPr>
        </w:pPrChange>
      </w:pPr>
      <w:r>
        <w:rPr>
          <w:noProof/>
          <w:lang w:val="en-IN" w:eastAsia="en-IN"/>
        </w:rPr>
        <w:lastRenderedPageBreak/>
        <w:drawing>
          <wp:inline distT="0" distB="0" distL="0" distR="0" wp14:anchorId="6682DF49" wp14:editId="45BCED6E">
            <wp:extent cx="386715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150" cy="2171700"/>
                    </a:xfrm>
                    <a:prstGeom prst="rect">
                      <a:avLst/>
                    </a:prstGeom>
                  </pic:spPr>
                </pic:pic>
              </a:graphicData>
            </a:graphic>
          </wp:inline>
        </w:drawing>
      </w:r>
    </w:p>
    <w:p w14:paraId="7AA140E5" w14:textId="02D7CAF0" w:rsidR="00E81F9D" w:rsidRDefault="00E81F9D" w:rsidP="00E81F9D">
      <w:pPr>
        <w:pStyle w:val="LayoutInformationPACKT"/>
        <w:rPr>
          <w:ins w:id="449" w:author="Amey Varangaonkar" w:date="2015-11-24T10:40:00Z"/>
        </w:rPr>
      </w:pPr>
      <w:ins w:id="450" w:author="Amey Varangaonkar" w:date="2015-11-24T10:40:00Z">
        <w:r>
          <w:t>B04526_03_</w:t>
        </w:r>
      </w:ins>
      <w:ins w:id="451" w:author="Amey Varangaonkar" w:date="2015-11-24T10:44:00Z">
        <w:r w:rsidR="004F2035">
          <w:t>34</w:t>
        </w:r>
      </w:ins>
      <w:ins w:id="452" w:author="Amey Varangaonkar" w:date="2015-11-24T10:40:00Z">
        <w:r>
          <w:t>.png</w:t>
        </w:r>
      </w:ins>
    </w:p>
    <w:p w14:paraId="2FDADEC7" w14:textId="174391C5" w:rsidR="00E81F9D" w:rsidDel="00E81F9D" w:rsidRDefault="00E81F9D">
      <w:pPr>
        <w:pStyle w:val="NumberedBulletPACKT"/>
        <w:rPr>
          <w:del w:id="453" w:author="Amey Varangaonkar" w:date="2015-11-24T10:40:00Z"/>
        </w:rPr>
        <w:pPrChange w:id="454" w:author="Amey Varangaonkar" w:date="2015-11-24T12:09:00Z">
          <w:pPr>
            <w:pStyle w:val="NormalPACKT"/>
          </w:pPr>
        </w:pPrChange>
      </w:pPr>
    </w:p>
    <w:p w14:paraId="67A3071F" w14:textId="77777777" w:rsidR="00D84204" w:rsidRDefault="00E76B6D">
      <w:pPr>
        <w:pStyle w:val="NumberedBulletPACKT"/>
        <w:pPrChange w:id="455" w:author="Amey Varangaonkar" w:date="2015-11-24T12:09:00Z">
          <w:pPr>
            <w:pStyle w:val="NormalPACKT"/>
          </w:pPr>
        </w:pPrChange>
      </w:pPr>
      <w:r>
        <w:t xml:space="preserve">You can create a new </w:t>
      </w:r>
      <w:r w:rsidRPr="009D141C">
        <w:rPr>
          <w:rStyle w:val="CodeInTextPACKT"/>
          <w:rPrChange w:id="456" w:author="Amey Varangaonkar" w:date="2015-11-24T12:09:00Z">
            <w:rPr/>
          </w:rPrChange>
        </w:rPr>
        <w:t>ProvisionADAccount</w:t>
      </w:r>
      <w:r>
        <w:t xml:space="preserve"> method like this:</w:t>
      </w:r>
    </w:p>
    <w:p w14:paraId="74551962" w14:textId="29B76097" w:rsidR="00E76B6D" w:rsidRDefault="00CE7A23">
      <w:pPr>
        <w:pStyle w:val="FigurePACKT"/>
        <w:rPr>
          <w:ins w:id="457" w:author="Amey Varangaonkar" w:date="2015-11-24T10:40:00Z"/>
        </w:rPr>
        <w:pPrChange w:id="458" w:author="Amey Varangaonkar" w:date="2015-11-24T10:40:00Z">
          <w:pPr>
            <w:pStyle w:val="NormalPACKT"/>
          </w:pPr>
        </w:pPrChange>
      </w:pPr>
      <w:commentRangeStart w:id="459"/>
      <w:r>
        <w:rPr>
          <w:noProof/>
          <w:lang w:val="en-IN" w:eastAsia="en-IN"/>
        </w:rPr>
        <w:drawing>
          <wp:inline distT="0" distB="0" distL="0" distR="0" wp14:anchorId="7B014D34" wp14:editId="48B345E6">
            <wp:extent cx="4465178" cy="3800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9156" cy="3803861"/>
                    </a:xfrm>
                    <a:prstGeom prst="rect">
                      <a:avLst/>
                    </a:prstGeom>
                  </pic:spPr>
                </pic:pic>
              </a:graphicData>
            </a:graphic>
          </wp:inline>
        </w:drawing>
      </w:r>
      <w:commentRangeEnd w:id="459"/>
      <w:r w:rsidR="009D141C">
        <w:rPr>
          <w:rStyle w:val="CommentReference"/>
          <w:rFonts w:ascii="Arial" w:hAnsi="Arial" w:cs="Arial"/>
          <w:bCs/>
          <w:lang w:val="en-US"/>
        </w:rPr>
        <w:commentReference w:id="459"/>
      </w:r>
    </w:p>
    <w:p w14:paraId="163C00B8" w14:textId="749A3EB5" w:rsidR="00E81F9D" w:rsidRPr="00E81F9D" w:rsidRDefault="00E81F9D">
      <w:pPr>
        <w:pStyle w:val="LayoutInformationPACKT"/>
        <w:pPrChange w:id="460" w:author="Amey Varangaonkar" w:date="2015-11-24T10:40:00Z">
          <w:pPr>
            <w:pStyle w:val="NormalPACKT"/>
          </w:pPr>
        </w:pPrChange>
      </w:pPr>
      <w:ins w:id="461" w:author="Amey Varangaonkar" w:date="2015-11-24T10:40:00Z">
        <w:r>
          <w:lastRenderedPageBreak/>
          <w:t>B04526_03_</w:t>
        </w:r>
      </w:ins>
      <w:ins w:id="462" w:author="Amey Varangaonkar" w:date="2015-11-24T10:44:00Z">
        <w:r w:rsidR="004F2035">
          <w:t>35</w:t>
        </w:r>
      </w:ins>
      <w:ins w:id="463" w:author="Amey Varangaonkar" w:date="2015-11-24T10:40:00Z">
        <w:r>
          <w:t>.png</w:t>
        </w:r>
      </w:ins>
    </w:p>
    <w:p w14:paraId="7FBBBEBB" w14:textId="492CEC7D" w:rsidR="00E76B6D" w:rsidRDefault="00E76B6D">
      <w:pPr>
        <w:pStyle w:val="NumberedBulletPACKT"/>
        <w:pPrChange w:id="464" w:author="Amey Varangaonkar" w:date="2015-11-24T12:10:00Z">
          <w:pPr>
            <w:pStyle w:val="NormalPACKT"/>
          </w:pPr>
        </w:pPrChange>
      </w:pPr>
      <w:r>
        <w:t xml:space="preserve">Build the solution, then go back to </w:t>
      </w:r>
      <w:r w:rsidRPr="00FE471E">
        <w:rPr>
          <w:rStyle w:val="ScreenTextPACKT"/>
          <w:rPrChange w:id="465" w:author="Amey Varangaonkar" w:date="2015-11-24T12:10:00Z">
            <w:rPr>
              <w:b/>
            </w:rPr>
          </w:rPrChange>
        </w:rPr>
        <w:t>Tools</w:t>
      </w:r>
      <w:ins w:id="466" w:author="Amey Varangaonkar" w:date="2015-11-24T12:10:00Z">
        <w:r w:rsidR="00FE471E">
          <w:rPr>
            <w:rStyle w:val="ScreenTextPACKT"/>
          </w:rPr>
          <w:t xml:space="preserve"> </w:t>
        </w:r>
        <w:r w:rsidR="00FE471E">
          <w:t>|</w:t>
        </w:r>
      </w:ins>
      <w:del w:id="467" w:author="Amey Varangaonkar" w:date="2015-11-24T12:10:00Z">
        <w:r w:rsidRPr="00E76B6D" w:rsidDel="00FE471E">
          <w:delText>,</w:delText>
        </w:r>
      </w:del>
      <w:r w:rsidRPr="00E76B6D">
        <w:t xml:space="preserve"> </w:t>
      </w:r>
      <w:r w:rsidRPr="00FE471E">
        <w:rPr>
          <w:rStyle w:val="ScreenTextPACKT"/>
          <w:rPrChange w:id="468" w:author="Amey Varangaonkar" w:date="2015-11-24T12:10:00Z">
            <w:rPr>
              <w:b/>
            </w:rPr>
          </w:rPrChange>
        </w:rPr>
        <w:t>Options</w:t>
      </w:r>
      <w:r>
        <w:t xml:space="preserve">… and </w:t>
      </w:r>
      <w:r w:rsidRPr="00FE471E">
        <w:rPr>
          <w:rStyle w:val="ScreenTextPACKT"/>
          <w:rPrChange w:id="469" w:author="Amey Varangaonkar" w:date="2015-11-24T12:10:00Z">
            <w:rPr>
              <w:b/>
            </w:rPr>
          </w:rPrChange>
        </w:rPr>
        <w:t>Check Enable Provision Rules Extension</w:t>
      </w:r>
      <w:r>
        <w:t xml:space="preserve"> to allow MIM to fire the provision code you just wrote and compiled.</w:t>
      </w:r>
    </w:p>
    <w:p w14:paraId="167E03E0" w14:textId="59FFF3E7" w:rsidR="004D69FF" w:rsidRDefault="004D69FF">
      <w:pPr>
        <w:pStyle w:val="FigurePACKT"/>
        <w:rPr>
          <w:ins w:id="470" w:author="Amey Varangaonkar" w:date="2015-11-24T10:37:00Z"/>
        </w:rPr>
        <w:pPrChange w:id="471" w:author="Amey Varangaonkar" w:date="2015-11-24T12:10:00Z">
          <w:pPr>
            <w:pStyle w:val="NormalPACKT"/>
          </w:pPr>
        </w:pPrChange>
      </w:pPr>
      <w:r>
        <w:rPr>
          <w:noProof/>
          <w:lang w:val="en-IN" w:eastAsia="en-IN"/>
        </w:rPr>
        <w:drawing>
          <wp:inline distT="0" distB="0" distL="0" distR="0" wp14:anchorId="4B3CC49A" wp14:editId="754F200F">
            <wp:extent cx="4953000" cy="424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000" cy="4248150"/>
                    </a:xfrm>
                    <a:prstGeom prst="rect">
                      <a:avLst/>
                    </a:prstGeom>
                  </pic:spPr>
                </pic:pic>
              </a:graphicData>
            </a:graphic>
          </wp:inline>
        </w:drawing>
      </w:r>
    </w:p>
    <w:p w14:paraId="4641DA00" w14:textId="1BCF5EB9" w:rsidR="00E81F9D" w:rsidRDefault="00E81F9D" w:rsidP="00E81F9D">
      <w:pPr>
        <w:pStyle w:val="LayoutInformationPACKT"/>
        <w:rPr>
          <w:ins w:id="472" w:author="Amey Varangaonkar" w:date="2015-11-24T10:40:00Z"/>
        </w:rPr>
      </w:pPr>
      <w:ins w:id="473" w:author="Amey Varangaonkar" w:date="2015-11-24T10:40:00Z">
        <w:r>
          <w:t>B04526_03_</w:t>
        </w:r>
      </w:ins>
      <w:ins w:id="474" w:author="Amey Varangaonkar" w:date="2015-11-24T10:45:00Z">
        <w:r w:rsidR="004F2035">
          <w:t>36</w:t>
        </w:r>
      </w:ins>
      <w:ins w:id="475" w:author="Amey Varangaonkar" w:date="2015-11-24T10:40:00Z">
        <w:r>
          <w:t>.png</w:t>
        </w:r>
      </w:ins>
    </w:p>
    <w:p w14:paraId="2814E976" w14:textId="7D71997F" w:rsidR="00E81F9D" w:rsidDel="004F2035" w:rsidRDefault="00E81F9D">
      <w:pPr>
        <w:pStyle w:val="LayoutInformationPACKT"/>
        <w:rPr>
          <w:del w:id="476" w:author="Amey Varangaonkar" w:date="2015-11-24T10:45:00Z"/>
        </w:rPr>
        <w:pPrChange w:id="477" w:author="Amey Varangaonkar" w:date="2015-11-24T10:37:00Z">
          <w:pPr>
            <w:pStyle w:val="NormalPACKT"/>
          </w:pPr>
        </w:pPrChange>
      </w:pPr>
    </w:p>
    <w:p w14:paraId="38D5CB72" w14:textId="0109276B" w:rsidR="00CE7A23" w:rsidRDefault="00CE7A23" w:rsidP="00CE7A23">
      <w:pPr>
        <w:pStyle w:val="Heading2"/>
      </w:pPr>
      <w:r>
        <w:t>Indexing Metaverse Attributes</w:t>
      </w:r>
    </w:p>
    <w:p w14:paraId="721C59FE" w14:textId="67173030" w:rsidR="00CE7A23" w:rsidRDefault="00CE7A23" w:rsidP="00CE7A23">
      <w:pPr>
        <w:pStyle w:val="NormalPACKT"/>
      </w:pPr>
      <w:r>
        <w:t>Remember back when we created our HR management agent and created a join between the HR ID attribute and the Metaverse employeeID attribute? We received the error “</w:t>
      </w:r>
      <w:commentRangeStart w:id="478"/>
      <w:r>
        <w:t>You are attempting a join mapping with a non-indexed metaverse attribute. Joining with non-indexed attributes can result in performance problems</w:t>
      </w:r>
      <w:commentRangeEnd w:id="478"/>
      <w:r w:rsidR="006D742A">
        <w:rPr>
          <w:rStyle w:val="CommentReference"/>
          <w:rFonts w:ascii="Arial" w:hAnsi="Arial" w:cs="Arial"/>
          <w:bCs/>
        </w:rPr>
        <w:commentReference w:id="478"/>
      </w:r>
      <w:r>
        <w:t xml:space="preserve">.” To fix that problem, go to the </w:t>
      </w:r>
      <w:r w:rsidRPr="00CE7A23">
        <w:rPr>
          <w:b/>
        </w:rPr>
        <w:t>Metaverse Designer</w:t>
      </w:r>
      <w:r>
        <w:t xml:space="preserve"> tool, click on the </w:t>
      </w:r>
      <w:r w:rsidRPr="006D742A">
        <w:rPr>
          <w:rStyle w:val="CodeInTextPACKT"/>
          <w:rPrChange w:id="479" w:author="Amey Varangaonkar" w:date="2015-11-24T12:18:00Z">
            <w:rPr>
              <w:b/>
            </w:rPr>
          </w:rPrChange>
        </w:rPr>
        <w:t>person</w:t>
      </w:r>
      <w:r>
        <w:t xml:space="preserve"> object type in the top pane and click on </w:t>
      </w:r>
      <w:r w:rsidRPr="006D742A">
        <w:rPr>
          <w:rStyle w:val="CodeInTextPACKT"/>
          <w:rPrChange w:id="480" w:author="Amey Varangaonkar" w:date="2015-11-24T12:18:00Z">
            <w:rPr>
              <w:b/>
            </w:rPr>
          </w:rPrChange>
        </w:rPr>
        <w:lastRenderedPageBreak/>
        <w:t xml:space="preserve">employeeID </w:t>
      </w:r>
      <w:r>
        <w:t xml:space="preserve">on the attributes or bottom pane. Next, click on </w:t>
      </w:r>
      <w:r w:rsidRPr="006D742A">
        <w:rPr>
          <w:rStyle w:val="ScreenTextPACKT"/>
          <w:rPrChange w:id="481" w:author="Amey Varangaonkar" w:date="2015-11-24T12:18:00Z">
            <w:rPr/>
          </w:rPrChange>
        </w:rPr>
        <w:t>Edit Attribute</w:t>
      </w:r>
      <w:r>
        <w:t xml:space="preserve"> and check the </w:t>
      </w:r>
      <w:r w:rsidRPr="006D742A">
        <w:rPr>
          <w:rStyle w:val="ScreenTextPACKT"/>
          <w:rPrChange w:id="482" w:author="Amey Varangaonkar" w:date="2015-11-24T12:18:00Z">
            <w:rPr>
              <w:b/>
            </w:rPr>
          </w:rPrChange>
        </w:rPr>
        <w:t>Indexed</w:t>
      </w:r>
      <w:r>
        <w:t xml:space="preserve"> box</w:t>
      </w:r>
      <w:ins w:id="483" w:author="Amey Varangaonkar" w:date="2015-11-24T12:18:00Z">
        <w:r w:rsidR="006D742A">
          <w:t>, as shown in the screenshot below:</w:t>
        </w:r>
      </w:ins>
      <w:del w:id="484" w:author="Amey Varangaonkar" w:date="2015-11-24T12:18:00Z">
        <w:r w:rsidDel="006D742A">
          <w:delText>.</w:delText>
        </w:r>
      </w:del>
    </w:p>
    <w:p w14:paraId="5A4B353B" w14:textId="7AE69CD1" w:rsidR="00CE7A23" w:rsidRDefault="00CE7A23">
      <w:pPr>
        <w:pStyle w:val="FigurePACKT"/>
        <w:rPr>
          <w:ins w:id="485" w:author="Amey Varangaonkar" w:date="2015-11-24T10:37:00Z"/>
        </w:rPr>
        <w:pPrChange w:id="486" w:author="Amey Varangaonkar" w:date="2015-11-24T10:37:00Z">
          <w:pPr>
            <w:pStyle w:val="NormalPACKT"/>
          </w:pPr>
        </w:pPrChange>
      </w:pPr>
      <w:r>
        <w:rPr>
          <w:noProof/>
          <w:lang w:val="en-IN" w:eastAsia="en-IN"/>
        </w:rPr>
        <w:drawing>
          <wp:inline distT="0" distB="0" distL="0" distR="0" wp14:anchorId="7C1AE732" wp14:editId="408E59D2">
            <wp:extent cx="5029200" cy="3284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3284855"/>
                    </a:xfrm>
                    <a:prstGeom prst="rect">
                      <a:avLst/>
                    </a:prstGeom>
                  </pic:spPr>
                </pic:pic>
              </a:graphicData>
            </a:graphic>
          </wp:inline>
        </w:drawing>
      </w:r>
    </w:p>
    <w:p w14:paraId="67550A0A" w14:textId="3BE48F67" w:rsidR="00E81F9D" w:rsidRDefault="00E81F9D" w:rsidP="00E81F9D">
      <w:pPr>
        <w:pStyle w:val="LayoutInformationPACKT"/>
        <w:rPr>
          <w:ins w:id="487" w:author="Amey Varangaonkar" w:date="2015-11-24T10:40:00Z"/>
        </w:rPr>
      </w:pPr>
      <w:ins w:id="488" w:author="Amey Varangaonkar" w:date="2015-11-24T10:40:00Z">
        <w:r>
          <w:t>B04526_03_</w:t>
        </w:r>
      </w:ins>
      <w:ins w:id="489" w:author="Amey Varangaonkar" w:date="2015-11-24T10:45:00Z">
        <w:r w:rsidR="004F2035">
          <w:t>37</w:t>
        </w:r>
      </w:ins>
      <w:ins w:id="490" w:author="Amey Varangaonkar" w:date="2015-11-24T10:40:00Z">
        <w:r>
          <w:t>.png</w:t>
        </w:r>
      </w:ins>
    </w:p>
    <w:p w14:paraId="454D2384" w14:textId="0C75543E" w:rsidR="00E81F9D" w:rsidDel="004F2035" w:rsidRDefault="00C22D4F">
      <w:pPr>
        <w:pStyle w:val="LayoutInformationPACKT"/>
        <w:rPr>
          <w:del w:id="491" w:author="Amey Varangaonkar" w:date="2015-11-24T10:45:00Z"/>
        </w:rPr>
        <w:pPrChange w:id="492" w:author="Amey Varangaonkar" w:date="2015-11-24T10:37:00Z">
          <w:pPr>
            <w:pStyle w:val="NormalPACKT"/>
          </w:pPr>
        </w:pPrChange>
      </w:pPr>
      <w:commentRangeStart w:id="493"/>
      <w:ins w:id="494" w:author="Amey Varangaonkar" w:date="2015-11-24T12:18:00Z">
        <w:r>
          <w:t xml:space="preserve">Creating </w:t>
        </w:r>
      </w:ins>
    </w:p>
    <w:p w14:paraId="60910F22" w14:textId="53F14DF8" w:rsidR="002E330B" w:rsidRDefault="002E330B">
      <w:pPr>
        <w:pStyle w:val="Heading2"/>
      </w:pPr>
      <w:del w:id="495" w:author="Amey Varangaonkar" w:date="2015-11-24T12:18:00Z">
        <w:r w:rsidDel="00C22D4F">
          <w:delText>R</w:delText>
        </w:r>
      </w:del>
      <w:ins w:id="496" w:author="Amey Varangaonkar" w:date="2015-11-24T12:18:00Z">
        <w:r w:rsidR="00C22D4F">
          <w:t>r</w:t>
        </w:r>
      </w:ins>
      <w:r>
        <w:t>un profiles</w:t>
      </w:r>
      <w:commentRangeEnd w:id="493"/>
      <w:r w:rsidR="00C22D4F">
        <w:rPr>
          <w:rStyle w:val="CommentReference"/>
          <w:b w:val="0"/>
          <w:iCs w:val="0"/>
          <w:color w:val="auto"/>
          <w:lang w:val="en-US"/>
        </w:rPr>
        <w:commentReference w:id="493"/>
      </w:r>
    </w:p>
    <w:p w14:paraId="37FE674A" w14:textId="77777777" w:rsidR="002E330B" w:rsidRDefault="002E330B">
      <w:pPr>
        <w:pStyle w:val="NormalPACKT"/>
      </w:pPr>
      <w:r>
        <w:t xml:space="preserve">In order for Synchronization Engine to do anything useful we need to create </w:t>
      </w:r>
      <w:r>
        <w:rPr>
          <w:rStyle w:val="KeyWordPACKT"/>
          <w:bCs/>
        </w:rPr>
        <w:t>run</w:t>
      </w:r>
      <w:r>
        <w:t xml:space="preserve"> </w:t>
      </w:r>
      <w:r>
        <w:rPr>
          <w:rStyle w:val="KeyWordPACKT"/>
          <w:bCs/>
        </w:rPr>
        <w:t>profiles</w:t>
      </w:r>
      <w:r w:rsidR="002D2CE7">
        <w:rPr>
          <w:rStyle w:val="KeyWordPACKT"/>
          <w:bCs/>
        </w:rPr>
        <w:fldChar w:fldCharType="begin"/>
      </w:r>
      <w:r>
        <w:rPr>
          <w:rStyle w:val="KeyWordPACKT"/>
          <w:bCs/>
        </w:rPr>
        <w:instrText>xe "Run Profiles:creating, for Management Agents"</w:instrText>
      </w:r>
      <w:r w:rsidR="002D2CE7">
        <w:rPr>
          <w:rStyle w:val="KeyWordPACKT"/>
          <w:bCs/>
        </w:rPr>
        <w:fldChar w:fldCharType="end"/>
      </w:r>
      <w:r w:rsidR="002D2CE7">
        <w:rPr>
          <w:rStyle w:val="KeyWordPACKT"/>
          <w:bCs/>
        </w:rPr>
        <w:fldChar w:fldCharType="begin"/>
      </w:r>
      <w:r>
        <w:rPr>
          <w:rStyle w:val="KeyWordPACKT"/>
          <w:bCs/>
        </w:rPr>
        <w:instrText>xe "Management Agents:run profiles, creating for"</w:instrText>
      </w:r>
      <w:r w:rsidR="002D2CE7">
        <w:rPr>
          <w:rStyle w:val="KeyWordPACKT"/>
          <w:bCs/>
        </w:rPr>
        <w:fldChar w:fldCharType="end"/>
      </w:r>
      <w:r>
        <w:t xml:space="preserve"> for each Management Agent, depending on our needs. A run profile is used for telling the MA to import, synchronize, or export the data that it has in its connector space.</w:t>
      </w:r>
    </w:p>
    <w:p w14:paraId="35CD56DA" w14:textId="2C5E31B9" w:rsidR="0041302D" w:rsidRPr="0041302D" w:rsidRDefault="002E330B">
      <w:pPr>
        <w:pStyle w:val="NormalPACKT"/>
      </w:pPr>
      <w:r>
        <w:t>In the help section of Synchronization Service Manager the concept is fully explained.</w:t>
      </w:r>
      <w:r w:rsidR="0041302D">
        <w:t xml:space="preserve"> In the Management Agents tool, click on the </w:t>
      </w:r>
      <w:r w:rsidR="0041302D" w:rsidRPr="00C22D4F">
        <w:rPr>
          <w:rStyle w:val="ScreenTextPACKT"/>
          <w:rPrChange w:id="497" w:author="Amey Varangaonkar" w:date="2015-11-24T12:21:00Z">
            <w:rPr/>
          </w:rPrChange>
        </w:rPr>
        <w:t xml:space="preserve">HR management agent </w:t>
      </w:r>
      <w:r w:rsidR="0041302D">
        <w:t xml:space="preserve">and then click on </w:t>
      </w:r>
      <w:r w:rsidR="0041302D" w:rsidRPr="00C22D4F">
        <w:rPr>
          <w:rStyle w:val="ScreenTextPACKT"/>
          <w:rPrChange w:id="498" w:author="Amey Varangaonkar" w:date="2015-11-24T12:21:00Z">
            <w:rPr>
              <w:b/>
            </w:rPr>
          </w:rPrChange>
        </w:rPr>
        <w:t>Configure Run Profiles</w:t>
      </w:r>
      <w:r w:rsidR="0041302D">
        <w:t xml:space="preserve">. Click on </w:t>
      </w:r>
      <w:r w:rsidR="0041302D" w:rsidRPr="00C22D4F">
        <w:rPr>
          <w:rStyle w:val="ScreenTextPACKT"/>
          <w:rPrChange w:id="499" w:author="Amey Varangaonkar" w:date="2015-11-24T12:21:00Z">
            <w:rPr>
              <w:b/>
            </w:rPr>
          </w:rPrChange>
        </w:rPr>
        <w:t>New Profil</w:t>
      </w:r>
      <w:ins w:id="500" w:author="Amey Varangaonkar" w:date="2015-11-24T12:22:00Z">
        <w:r w:rsidR="00C22D4F">
          <w:rPr>
            <w:b/>
          </w:rPr>
          <w:t xml:space="preserve">e. </w:t>
        </w:r>
        <w:r w:rsidR="00C22D4F" w:rsidRPr="00C22D4F">
          <w:rPr>
            <w:rPrChange w:id="501" w:author="Amey Varangaonkar" w:date="2015-11-24T12:22:00Z">
              <w:rPr>
                <w:b/>
              </w:rPr>
            </w:rPrChange>
          </w:rPr>
          <w:t>Then,</w:t>
        </w:r>
        <w:r w:rsidR="00C22D4F">
          <w:rPr>
            <w:b/>
          </w:rPr>
          <w:t xml:space="preserve"> </w:t>
        </w:r>
      </w:ins>
      <w:del w:id="502" w:author="Amey Varangaonkar" w:date="2015-11-24T12:22:00Z">
        <w:r w:rsidR="0041302D" w:rsidRPr="00C22D4F" w:rsidDel="00C22D4F">
          <w:rPr>
            <w:rStyle w:val="ScreenTextPACKT"/>
            <w:rPrChange w:id="503" w:author="Amey Varangaonkar" w:date="2015-11-24T12:21:00Z">
              <w:rPr>
                <w:b/>
              </w:rPr>
            </w:rPrChange>
          </w:rPr>
          <w:delText>e</w:delText>
        </w:r>
        <w:r w:rsidR="0041302D" w:rsidRPr="0041302D" w:rsidDel="00C22D4F">
          <w:rPr>
            <w:b/>
          </w:rPr>
          <w:delText>…</w:delText>
        </w:r>
        <w:r w:rsidR="0041302D" w:rsidDel="00C22D4F">
          <w:rPr>
            <w:b/>
          </w:rPr>
          <w:delText xml:space="preserve"> </w:delText>
        </w:r>
      </w:del>
      <w:r w:rsidR="0041302D">
        <w:t xml:space="preserve">enter </w:t>
      </w:r>
      <w:r w:rsidR="0041302D" w:rsidRPr="00C22D4F">
        <w:rPr>
          <w:rStyle w:val="ScreenTextPACKT"/>
          <w:rPrChange w:id="504" w:author="Amey Varangaonkar" w:date="2015-11-24T12:21:00Z">
            <w:rPr>
              <w:b/>
            </w:rPr>
          </w:rPrChange>
        </w:rPr>
        <w:t>Full Import</w:t>
      </w:r>
      <w:r w:rsidR="0041302D">
        <w:t xml:space="preserve">, select </w:t>
      </w:r>
      <w:r w:rsidR="0041302D" w:rsidRPr="00C22D4F">
        <w:rPr>
          <w:rStyle w:val="ScreenTextPACKT"/>
          <w:rPrChange w:id="505" w:author="Amey Varangaonkar" w:date="2015-11-24T12:21:00Z">
            <w:rPr>
              <w:b/>
            </w:rPr>
          </w:rPrChange>
        </w:rPr>
        <w:t>Full Import (Stage Only)</w:t>
      </w:r>
      <w:r w:rsidR="0041302D">
        <w:t xml:space="preserve">, click </w:t>
      </w:r>
      <w:r w:rsidR="0041302D" w:rsidRPr="00C22D4F">
        <w:rPr>
          <w:rStyle w:val="ScreenTextPACKT"/>
          <w:rPrChange w:id="506" w:author="Amey Varangaonkar" w:date="2015-11-24T12:21:00Z">
            <w:rPr/>
          </w:rPrChange>
        </w:rPr>
        <w:t>Next</w:t>
      </w:r>
      <w:r w:rsidR="0041302D">
        <w:t xml:space="preserve">, keep the </w:t>
      </w:r>
      <w:r w:rsidR="0041302D" w:rsidRPr="00C22D4F">
        <w:rPr>
          <w:rStyle w:val="ScreenTextPACKT"/>
          <w:rPrChange w:id="507" w:author="Amey Varangaonkar" w:date="2015-11-24T12:21:00Z">
            <w:rPr>
              <w:b/>
            </w:rPr>
          </w:rPrChange>
        </w:rPr>
        <w:t>default Partition</w:t>
      </w:r>
      <w:r w:rsidR="0041302D">
        <w:t xml:space="preserve">, and </w:t>
      </w:r>
      <w:ins w:id="508" w:author="Amey Varangaonkar" w:date="2015-11-24T12:22:00Z">
        <w:r w:rsidR="00C22D4F">
          <w:t xml:space="preserve">finally </w:t>
        </w:r>
      </w:ins>
      <w:r w:rsidR="0041302D">
        <w:t xml:space="preserve">click </w:t>
      </w:r>
      <w:r w:rsidR="0041302D" w:rsidRPr="00C22D4F">
        <w:rPr>
          <w:rStyle w:val="ScreenTextPACKT"/>
          <w:rPrChange w:id="509" w:author="Amey Varangaonkar" w:date="2015-11-24T12:21:00Z">
            <w:rPr>
              <w:b/>
            </w:rPr>
          </w:rPrChange>
        </w:rPr>
        <w:t>Finish</w:t>
      </w:r>
      <w:r w:rsidR="0041302D">
        <w:t>.</w:t>
      </w:r>
    </w:p>
    <w:p w14:paraId="2189C24A" w14:textId="51895A1E" w:rsidR="00E76B6D" w:rsidDel="00C22D4F" w:rsidRDefault="0041302D">
      <w:pPr>
        <w:pStyle w:val="NormalPACKT"/>
        <w:spacing w:after="0"/>
        <w:rPr>
          <w:del w:id="510" w:author="Amey Varangaonkar" w:date="2015-11-24T12:22:00Z"/>
          <w:spacing w:val="-2"/>
        </w:rPr>
      </w:pPr>
      <w:r>
        <w:rPr>
          <w:spacing w:val="-2"/>
        </w:rPr>
        <w:t xml:space="preserve">You will need to create a full synchronization run profile called </w:t>
      </w:r>
      <w:r w:rsidRPr="0041302D">
        <w:rPr>
          <w:b/>
          <w:spacing w:val="-2"/>
        </w:rPr>
        <w:t>Full Sync</w:t>
      </w:r>
      <w:r>
        <w:rPr>
          <w:spacing w:val="-2"/>
        </w:rPr>
        <w:t xml:space="preserve">. For the AD Management Agent create run profiles for </w:t>
      </w:r>
      <w:r w:rsidR="00E76B6D">
        <w:rPr>
          <w:spacing w:val="-2"/>
        </w:rPr>
        <w:t>Export, Full Import, Delta Import</w:t>
      </w:r>
      <w:r w:rsidR="00F1073B">
        <w:rPr>
          <w:spacing w:val="-2"/>
        </w:rPr>
        <w:t>, and Delta Sync.</w:t>
      </w:r>
    </w:p>
    <w:p w14:paraId="3CEF433C" w14:textId="77777777" w:rsidR="0041302D" w:rsidRDefault="0041302D">
      <w:pPr>
        <w:pStyle w:val="NormalPACKT"/>
        <w:spacing w:after="0"/>
        <w:rPr>
          <w:spacing w:val="-2"/>
        </w:rPr>
      </w:pPr>
    </w:p>
    <w:p w14:paraId="41F33109" w14:textId="77777777" w:rsidR="0041302D" w:rsidRDefault="0041302D">
      <w:pPr>
        <w:pStyle w:val="FigurePACKT"/>
        <w:rPr>
          <w:ins w:id="511" w:author="Amey Varangaonkar" w:date="2015-11-24T10:37:00Z"/>
          <w:spacing w:val="-2"/>
        </w:rPr>
        <w:pPrChange w:id="512" w:author="Amey Varangaonkar" w:date="2015-11-24T10:37:00Z">
          <w:pPr>
            <w:pStyle w:val="NormalPACKT"/>
            <w:spacing w:after="0"/>
          </w:pPr>
        </w:pPrChange>
      </w:pPr>
      <w:r>
        <w:rPr>
          <w:noProof/>
          <w:lang w:val="en-IN" w:eastAsia="en-IN"/>
        </w:rPr>
        <w:lastRenderedPageBreak/>
        <w:drawing>
          <wp:inline distT="0" distB="0" distL="0" distR="0" wp14:anchorId="49B73541" wp14:editId="1482EC9C">
            <wp:extent cx="5029200" cy="38455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9200" cy="3845560"/>
                    </a:xfrm>
                    <a:prstGeom prst="rect">
                      <a:avLst/>
                    </a:prstGeom>
                  </pic:spPr>
                </pic:pic>
              </a:graphicData>
            </a:graphic>
          </wp:inline>
        </w:drawing>
      </w:r>
    </w:p>
    <w:p w14:paraId="446F0BE2" w14:textId="48D15DB4" w:rsidR="00E81F9D" w:rsidRDefault="00E81F9D" w:rsidP="00E81F9D">
      <w:pPr>
        <w:pStyle w:val="LayoutInformationPACKT"/>
        <w:rPr>
          <w:ins w:id="513" w:author="Amey Varangaonkar" w:date="2015-11-24T10:40:00Z"/>
        </w:rPr>
      </w:pPr>
      <w:ins w:id="514" w:author="Amey Varangaonkar" w:date="2015-11-24T10:40:00Z">
        <w:r>
          <w:t>B04526_03_</w:t>
        </w:r>
      </w:ins>
      <w:ins w:id="515" w:author="Amey Varangaonkar" w:date="2015-11-24T10:45:00Z">
        <w:r w:rsidR="004F2035">
          <w:t>38</w:t>
        </w:r>
      </w:ins>
      <w:ins w:id="516" w:author="Amey Varangaonkar" w:date="2015-11-24T10:40:00Z">
        <w:r>
          <w:t>.png</w:t>
        </w:r>
      </w:ins>
    </w:p>
    <w:p w14:paraId="3B586784" w14:textId="2304B0C3" w:rsidR="00E81F9D" w:rsidDel="004F2035" w:rsidRDefault="00E81F9D">
      <w:pPr>
        <w:pStyle w:val="LayoutInformationPACKT"/>
        <w:rPr>
          <w:del w:id="517" w:author="Amey Varangaonkar" w:date="2015-11-24T10:45:00Z"/>
        </w:rPr>
        <w:pPrChange w:id="518" w:author="Amey Varangaonkar" w:date="2015-11-24T10:37:00Z">
          <w:pPr>
            <w:pStyle w:val="NormalPACKT"/>
            <w:spacing w:after="0"/>
          </w:pPr>
        </w:pPrChange>
      </w:pPr>
    </w:p>
    <w:p w14:paraId="29ACF0C0" w14:textId="77777777" w:rsidR="002E330B" w:rsidRDefault="002E330B">
      <w:pPr>
        <w:pStyle w:val="Heading3"/>
      </w:pPr>
      <w:r>
        <w:t>Single or Multi step</w:t>
      </w:r>
    </w:p>
    <w:p w14:paraId="6A9CBE5A" w14:textId="77777777" w:rsidR="002E330B" w:rsidRDefault="002E330B">
      <w:pPr>
        <w:pStyle w:val="NormalPACKT"/>
      </w:pPr>
      <w:r>
        <w:t>When you create run profiles you have the option to use multi-step profiles</w:t>
      </w:r>
      <w:r w:rsidR="002D2CE7">
        <w:fldChar w:fldCharType="begin"/>
      </w:r>
      <w:r>
        <w:instrText>xe "multi-step option, Run Profiles"</w:instrText>
      </w:r>
      <w:r w:rsidR="002D2CE7">
        <w:fldChar w:fldCharType="end"/>
      </w:r>
      <w:r w:rsidR="002D2CE7">
        <w:fldChar w:fldCharType="begin"/>
      </w:r>
      <w:r>
        <w:instrText>xe "single-step option, Run Profiles"</w:instrText>
      </w:r>
      <w:r w:rsidR="002D2CE7">
        <w:fldChar w:fldCharType="end"/>
      </w:r>
      <w:r w:rsidR="002D2CE7">
        <w:fldChar w:fldCharType="begin"/>
      </w:r>
      <w:r>
        <w:instrText>xe "Run Profiles:single-step option"</w:instrText>
      </w:r>
      <w:r w:rsidR="002D2CE7">
        <w:fldChar w:fldCharType="end"/>
      </w:r>
      <w:r w:rsidR="002D2CE7">
        <w:fldChar w:fldCharType="begin"/>
      </w:r>
      <w:r>
        <w:instrText>xe "Run Profiles:multi-step profiles option"</w:instrText>
      </w:r>
      <w:r w:rsidR="002D2CE7">
        <w:fldChar w:fldCharType="end"/>
      </w:r>
      <w:r>
        <w:t>.</w:t>
      </w:r>
    </w:p>
    <w:p w14:paraId="1A3F8346" w14:textId="77777777" w:rsidR="002E330B" w:rsidRDefault="002E330B">
      <w:pPr>
        <w:pStyle w:val="NormalPACKT"/>
      </w:pPr>
      <w:r>
        <w:t xml:space="preserve">You can, for example, create a profile that does import and synchronization, rather than having one profile doing import and then another doing synchronization. Initially, we recommend that you only use single-step profiles, as that will give you maximum control to begin with. </w:t>
      </w:r>
      <w:r w:rsidR="002D2CE7">
        <w:fldChar w:fldCharType="begin"/>
      </w:r>
      <w:r>
        <w:instrText>xe "multi-step option, Run Profiles"</w:instrText>
      </w:r>
      <w:r w:rsidR="002D2CE7">
        <w:fldChar w:fldCharType="end"/>
      </w:r>
      <w:r w:rsidR="002D2CE7">
        <w:fldChar w:fldCharType="begin"/>
      </w:r>
      <w:r>
        <w:instrText>xe "single-step option, Run Profiles"</w:instrText>
      </w:r>
      <w:r w:rsidR="002D2CE7">
        <w:fldChar w:fldCharType="end"/>
      </w:r>
      <w:r w:rsidR="002D2CE7">
        <w:fldChar w:fldCharType="begin"/>
      </w:r>
      <w:r>
        <w:instrText>xe "Run Profiles:single-step option"</w:instrText>
      </w:r>
      <w:r w:rsidR="002D2CE7">
        <w:fldChar w:fldCharType="end"/>
      </w:r>
      <w:r w:rsidR="002D2CE7">
        <w:fldChar w:fldCharType="begin"/>
      </w:r>
      <w:r>
        <w:instrText>xe "Run Profiles:multi-step profiles option"</w:instrText>
      </w:r>
      <w:r w:rsidR="002D2CE7">
        <w:fldChar w:fldCharType="end"/>
      </w:r>
      <w:r>
        <w:t>Using only single step p</w:t>
      </w:r>
      <w:r w:rsidR="00721141">
        <w:t>rofiles, you will also avoid a combined-step</w:t>
      </w:r>
      <w:r>
        <w:t xml:space="preserve"> pro</w:t>
      </w:r>
      <w:r>
        <w:t>b</w:t>
      </w:r>
      <w:r>
        <w:t>lem.</w:t>
      </w:r>
    </w:p>
    <w:p w14:paraId="119BE295" w14:textId="77777777" w:rsidR="002E330B" w:rsidRDefault="002E330B">
      <w:pPr>
        <w:pStyle w:val="QuotePACKT"/>
        <w:spacing w:after="0"/>
        <w:rPr>
          <w:spacing w:val="-2"/>
        </w:rPr>
      </w:pPr>
      <w:commentRangeStart w:id="519"/>
      <w:r>
        <w:rPr>
          <w:spacing w:val="-2"/>
        </w:rPr>
        <w:t>When you configure a run profile with a single step of the type "Delta Import and Delta Synchronization", a condition can occur in which existing disconnector objects from a previous run are not processed. This condition occurs because the existing objects in the connector space that have not changed since the last run are ignored.</w:t>
      </w:r>
      <w:commentRangeEnd w:id="519"/>
      <w:r w:rsidR="00C22D4F">
        <w:rPr>
          <w:rStyle w:val="CommentReference"/>
          <w:rFonts w:ascii="Arial" w:hAnsi="Arial" w:cs="Arial"/>
          <w:bCs/>
          <w:i w:val="0"/>
        </w:rPr>
        <w:commentReference w:id="519"/>
      </w:r>
    </w:p>
    <w:p w14:paraId="245032EA" w14:textId="77777777" w:rsidR="002E330B" w:rsidRDefault="002E330B">
      <w:pPr>
        <w:pStyle w:val="Heading1"/>
      </w:pPr>
      <w:r>
        <w:lastRenderedPageBreak/>
        <w:t>Schema management</w:t>
      </w:r>
    </w:p>
    <w:p w14:paraId="33BE0B1B" w14:textId="77777777" w:rsidR="002E330B" w:rsidRDefault="002E330B">
      <w:pPr>
        <w:pStyle w:val="NormalPACKT"/>
      </w:pPr>
      <w:r>
        <w:t xml:space="preserve">Very early on in our </w:t>
      </w:r>
      <w:r w:rsidR="002D2CE7">
        <w:fldChar w:fldCharType="begin"/>
      </w:r>
      <w:r>
        <w:instrText>xe "schema management:about"</w:instrText>
      </w:r>
      <w:r w:rsidR="002D2CE7">
        <w:fldChar w:fldCharType="end"/>
      </w:r>
      <w:r w:rsidR="00721141">
        <w:t>M</w:t>
      </w:r>
      <w:r>
        <w:t xml:space="preserve">IM deployment, we ran into discussions regarding the need for schema changes in </w:t>
      </w:r>
      <w:r w:rsidR="00721141">
        <w:t>M</w:t>
      </w:r>
      <w:r>
        <w:t>IM.</w:t>
      </w:r>
    </w:p>
    <w:p w14:paraId="1CBCEB52" w14:textId="77777777" w:rsidR="002E330B" w:rsidRDefault="002E330B">
      <w:pPr>
        <w:pStyle w:val="NormalPACKT"/>
      </w:pPr>
      <w:r>
        <w:t>The default schema is, in almost every case, not sufficient and needs to be modified.</w:t>
      </w:r>
    </w:p>
    <w:p w14:paraId="169C5A78" w14:textId="77777777" w:rsidR="002E330B" w:rsidRDefault="002E330B">
      <w:pPr>
        <w:pStyle w:val="NormalPACKT"/>
        <w:spacing w:after="0"/>
      </w:pPr>
      <w:r>
        <w:t xml:space="preserve">I will only give a short overview in this chapter about this, and will try to explain more in the coming chapters, </w:t>
      </w:r>
      <w:r w:rsidR="00721141">
        <w:t>as we look into the details of M</w:t>
      </w:r>
      <w:r>
        <w:t>IM implementation at The Company.</w:t>
      </w:r>
    </w:p>
    <w:p w14:paraId="0747717C" w14:textId="77777777" w:rsidR="002E330B" w:rsidRDefault="00721141">
      <w:pPr>
        <w:pStyle w:val="Heading2"/>
      </w:pPr>
      <w:r>
        <w:t>MIM Sync versus M</w:t>
      </w:r>
      <w:r w:rsidR="002E330B">
        <w:t>IM Service schema</w:t>
      </w:r>
    </w:p>
    <w:p w14:paraId="5AD944E3" w14:textId="77777777" w:rsidR="002E330B" w:rsidRDefault="002E330B">
      <w:pPr>
        <w:pStyle w:val="NormalPACKT"/>
      </w:pPr>
      <w:r>
        <w:t xml:space="preserve">One of the </w:t>
      </w:r>
      <w:r w:rsidR="002D2CE7">
        <w:fldChar w:fldCharType="begin"/>
      </w:r>
      <w:r>
        <w:instrText>xe "FIM Service schema:versus FIM Sync"</w:instrText>
      </w:r>
      <w:r w:rsidR="002D2CE7">
        <w:fldChar w:fldCharType="end"/>
      </w:r>
      <w:r w:rsidR="002D2CE7">
        <w:fldChar w:fldCharType="begin"/>
      </w:r>
      <w:r>
        <w:instrText>xe "FIM Sync:versus FIM Service schema"</w:instrText>
      </w:r>
      <w:r w:rsidR="002D2CE7">
        <w:fldChar w:fldCharType="end"/>
      </w:r>
      <w:r w:rsidR="002D2CE7">
        <w:fldChar w:fldCharType="begin"/>
      </w:r>
      <w:r>
        <w:instrText>xe "schema management:FIM Sync versus FIM Service schema"</w:instrText>
      </w:r>
      <w:r w:rsidR="002D2CE7">
        <w:fldChar w:fldCharType="end"/>
      </w:r>
      <w:r>
        <w:t xml:space="preserve">problems with the </w:t>
      </w:r>
      <w:r w:rsidR="00721141">
        <w:t>MIM</w:t>
      </w:r>
      <w:r>
        <w:t xml:space="preserve"> Synchronization/</w:t>
      </w:r>
      <w:r w:rsidR="00721141">
        <w:t>MIM</w:t>
      </w:r>
      <w:r>
        <w:t xml:space="preserve"> Service system is that it holds two schemas. We have one schema for the </w:t>
      </w:r>
      <w:r w:rsidR="00721141">
        <w:t>MIM</w:t>
      </w:r>
      <w:r>
        <w:t xml:space="preserve"> Synchronization Service database and one for the </w:t>
      </w:r>
      <w:r w:rsidR="00721141">
        <w:t>MIM</w:t>
      </w:r>
      <w:r>
        <w:t xml:space="preserve"> Service database.</w:t>
      </w:r>
    </w:p>
    <w:p w14:paraId="5C34A40F" w14:textId="77777777" w:rsidR="002E330B" w:rsidRDefault="002E330B">
      <w:pPr>
        <w:pStyle w:val="NormalPACKT"/>
      </w:pPr>
      <w:r>
        <w:t xml:space="preserve">Depending on our needs, we change one or both of these schemas. Whether the attributes or objects are required within </w:t>
      </w:r>
      <w:r w:rsidR="00721141">
        <w:t>MIM</w:t>
      </w:r>
      <w:r>
        <w:t xml:space="preserve"> Service depends on whether or not they are managed using </w:t>
      </w:r>
      <w:r w:rsidR="00721141">
        <w:t>MIM</w:t>
      </w:r>
      <w:r>
        <w:t xml:space="preserve"> Portal, or used in some policy. If not, we do not need them in the </w:t>
      </w:r>
      <w:r w:rsidR="00721141">
        <w:t>MIM</w:t>
      </w:r>
      <w:r>
        <w:t xml:space="preserve"> Service schema.</w:t>
      </w:r>
    </w:p>
    <w:p w14:paraId="6A86CD5B" w14:textId="77777777" w:rsidR="002E330B" w:rsidRDefault="002E330B">
      <w:pPr>
        <w:pStyle w:val="NormalPACKT"/>
        <w:spacing w:after="0"/>
      </w:pPr>
      <w:r>
        <w:t xml:space="preserve">On the other hand, if an attribute or object type is used in a policy within </w:t>
      </w:r>
      <w:r w:rsidR="00721141">
        <w:t>MIM</w:t>
      </w:r>
      <w:r>
        <w:t xml:space="preserve"> Service, but is never supposed to be synchronized to other data sources, we do not need to change the </w:t>
      </w:r>
      <w:r w:rsidR="00721141">
        <w:t>MIM</w:t>
      </w:r>
      <w:r>
        <w:t xml:space="preserve"> Synchronization Service schema.</w:t>
      </w:r>
    </w:p>
    <w:p w14:paraId="50810A34" w14:textId="77777777" w:rsidR="002E330B" w:rsidRDefault="002E330B">
      <w:pPr>
        <w:pStyle w:val="Heading2"/>
      </w:pPr>
      <w:r>
        <w:t>Object deletion in MV</w:t>
      </w:r>
    </w:p>
    <w:p w14:paraId="0171472F" w14:textId="77777777" w:rsidR="002E330B" w:rsidRDefault="002E330B">
      <w:pPr>
        <w:pStyle w:val="NormalPACKT"/>
      </w:pPr>
      <w:r>
        <w:t xml:space="preserve">One type </w:t>
      </w:r>
      <w:r w:rsidR="002D2CE7">
        <w:fldChar w:fldCharType="begin"/>
      </w:r>
      <w:r>
        <w:instrText>xe "object deletion:in MV"</w:instrText>
      </w:r>
      <w:r w:rsidR="002D2CE7">
        <w:fldChar w:fldCharType="end"/>
      </w:r>
      <w:r w:rsidR="002D2CE7">
        <w:fldChar w:fldCharType="begin"/>
      </w:r>
      <w:r>
        <w:instrText>xe "MV schema:obejct, deleting"</w:instrText>
      </w:r>
      <w:r w:rsidR="002D2CE7">
        <w:fldChar w:fldCharType="end"/>
      </w:r>
      <w:r w:rsidR="002D2CE7">
        <w:fldChar w:fldCharType="begin"/>
      </w:r>
      <w:r>
        <w:instrText>xe "schema management:object deletion, in MV"</w:instrText>
      </w:r>
      <w:r w:rsidR="002D2CE7">
        <w:fldChar w:fldCharType="end"/>
      </w:r>
      <w:r>
        <w:t xml:space="preserve">of schema configuration that we need to look at in our deployment is </w:t>
      </w:r>
      <w:r>
        <w:rPr>
          <w:rStyle w:val="KeyWordPACKT"/>
          <w:bCs/>
        </w:rPr>
        <w:t>Object</w:t>
      </w:r>
      <w:r>
        <w:t xml:space="preserve"> </w:t>
      </w:r>
      <w:r>
        <w:rPr>
          <w:rStyle w:val="KeyWordPACKT"/>
          <w:bCs/>
        </w:rPr>
        <w:t>Deletion</w:t>
      </w:r>
      <w:r>
        <w:t xml:space="preserve"> </w:t>
      </w:r>
      <w:r>
        <w:rPr>
          <w:rStyle w:val="KeyWordPACKT"/>
          <w:bCs/>
        </w:rPr>
        <w:t>Rules</w:t>
      </w:r>
      <w:r w:rsidR="002D2CE7">
        <w:rPr>
          <w:rStyle w:val="KeyWordPACKT"/>
          <w:bCs/>
        </w:rPr>
        <w:fldChar w:fldCharType="begin"/>
      </w:r>
      <w:r>
        <w:rPr>
          <w:rStyle w:val="KeyWordPACKT"/>
          <w:bCs/>
        </w:rPr>
        <w:instrText>xe "Object Deletion Rules:about"</w:instrText>
      </w:r>
      <w:r w:rsidR="002D2CE7">
        <w:rPr>
          <w:rStyle w:val="KeyWordPACKT"/>
          <w:bCs/>
        </w:rPr>
        <w:fldChar w:fldCharType="end"/>
      </w:r>
      <w:r>
        <w:t xml:space="preserve"> in the </w:t>
      </w:r>
      <w:r w:rsidR="00721141">
        <w:t>MIM</w:t>
      </w:r>
      <w:r>
        <w:t xml:space="preserve"> Synchronization Service database.</w:t>
      </w:r>
    </w:p>
    <w:p w14:paraId="71C484D4" w14:textId="77777777" w:rsidR="002E330B" w:rsidRDefault="002E330B">
      <w:pPr>
        <w:pStyle w:val="NormalPACKT"/>
      </w:pPr>
      <w:r>
        <w:t xml:space="preserve">Open up the </w:t>
      </w:r>
      <w:r>
        <w:rPr>
          <w:rStyle w:val="ScreenTextPACKT"/>
          <w:bCs/>
        </w:rPr>
        <w:t>Synchronization Service Manager</w:t>
      </w:r>
      <w:r>
        <w:t xml:space="preserve"> window, and select the </w:t>
      </w:r>
      <w:r>
        <w:rPr>
          <w:rStyle w:val="ScreenTextPACKT"/>
          <w:bCs/>
        </w:rPr>
        <w:t>Metaverse D</w:t>
      </w:r>
      <w:r>
        <w:rPr>
          <w:rStyle w:val="ScreenTextPACKT"/>
          <w:bCs/>
        </w:rPr>
        <w:t>e</w:t>
      </w:r>
      <w:r>
        <w:rPr>
          <w:rStyle w:val="ScreenTextPACKT"/>
          <w:bCs/>
        </w:rPr>
        <w:t>signer</w:t>
      </w:r>
      <w:r>
        <w:t xml:space="preserve"> tool; this is where you will configure the MV schema or, if you like, the </w:t>
      </w:r>
      <w:r w:rsidR="00721141">
        <w:t>MIM</w:t>
      </w:r>
      <w:r>
        <w:t xml:space="preserve"> Synchronization Service database schema.</w:t>
      </w:r>
    </w:p>
    <w:p w14:paraId="1B28A00C" w14:textId="77777777" w:rsidR="002E330B" w:rsidRDefault="002E330B">
      <w:pPr>
        <w:pStyle w:val="NormalPACKT"/>
        <w:spacing w:after="0"/>
      </w:pPr>
      <w:r>
        <w:t xml:space="preserve">If you want to select an object type, you can select </w:t>
      </w:r>
      <w:r>
        <w:rPr>
          <w:rStyle w:val="ScreenTextPACKT"/>
          <w:bCs/>
        </w:rPr>
        <w:t>Configure Object Deletion Rule</w:t>
      </w:r>
      <w:r>
        <w:t xml:space="preserve"> in the </w:t>
      </w:r>
      <w:r>
        <w:rPr>
          <w:rStyle w:val="ScreenTextPACKT"/>
          <w:bCs/>
        </w:rPr>
        <w:t>Action</w:t>
      </w:r>
      <w:r>
        <w:t xml:space="preserve"> pane:</w:t>
      </w:r>
    </w:p>
    <w:p w14:paraId="0090A216" w14:textId="77777777" w:rsidR="00A648C1" w:rsidRDefault="00A648C1">
      <w:pPr>
        <w:pStyle w:val="NormalPACKT"/>
        <w:spacing w:after="0"/>
      </w:pPr>
    </w:p>
    <w:p w14:paraId="47A6E289" w14:textId="30EC1793" w:rsidR="00A648C1" w:rsidRDefault="004D69FF">
      <w:pPr>
        <w:pStyle w:val="FigurePACKT"/>
        <w:rPr>
          <w:ins w:id="520" w:author="Amey Varangaonkar" w:date="2015-11-24T10:37:00Z"/>
        </w:rPr>
        <w:pPrChange w:id="521" w:author="Amey Varangaonkar" w:date="2015-11-24T10:37:00Z">
          <w:pPr>
            <w:pStyle w:val="NormalPACKT"/>
            <w:spacing w:after="0"/>
          </w:pPr>
        </w:pPrChange>
      </w:pPr>
      <w:r>
        <w:rPr>
          <w:noProof/>
          <w:lang w:val="en-IN" w:eastAsia="en-IN"/>
        </w:rPr>
        <w:lastRenderedPageBreak/>
        <w:drawing>
          <wp:inline distT="0" distB="0" distL="0" distR="0" wp14:anchorId="6C511F77" wp14:editId="1FF01546">
            <wp:extent cx="5029200" cy="453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200" cy="4534535"/>
                    </a:xfrm>
                    <a:prstGeom prst="rect">
                      <a:avLst/>
                    </a:prstGeom>
                  </pic:spPr>
                </pic:pic>
              </a:graphicData>
            </a:graphic>
          </wp:inline>
        </w:drawing>
      </w:r>
    </w:p>
    <w:p w14:paraId="7327A64E" w14:textId="7A2D1C3D" w:rsidR="00E81F9D" w:rsidRDefault="00E81F9D" w:rsidP="00E81F9D">
      <w:pPr>
        <w:pStyle w:val="LayoutInformationPACKT"/>
        <w:rPr>
          <w:ins w:id="522" w:author="Amey Varangaonkar" w:date="2015-11-24T10:40:00Z"/>
        </w:rPr>
      </w:pPr>
      <w:ins w:id="523" w:author="Amey Varangaonkar" w:date="2015-11-24T10:40:00Z">
        <w:r>
          <w:t>B04526_03_</w:t>
        </w:r>
      </w:ins>
      <w:ins w:id="524" w:author="Amey Varangaonkar" w:date="2015-11-24T10:45:00Z">
        <w:r w:rsidR="004F2035">
          <w:t>39</w:t>
        </w:r>
      </w:ins>
      <w:ins w:id="525" w:author="Amey Varangaonkar" w:date="2015-11-24T10:40:00Z">
        <w:r>
          <w:t>.png</w:t>
        </w:r>
      </w:ins>
    </w:p>
    <w:p w14:paraId="49880C0B" w14:textId="2FA13850" w:rsidR="00E81F9D" w:rsidDel="004F2035" w:rsidRDefault="00E81F9D">
      <w:pPr>
        <w:pStyle w:val="LayoutInformationPACKT"/>
        <w:rPr>
          <w:del w:id="526" w:author="Amey Varangaonkar" w:date="2015-11-24T10:45:00Z"/>
        </w:rPr>
        <w:pPrChange w:id="527" w:author="Amey Varangaonkar" w:date="2015-11-24T10:37:00Z">
          <w:pPr>
            <w:pStyle w:val="NormalPACKT"/>
            <w:spacing w:after="0"/>
          </w:pPr>
        </w:pPrChange>
      </w:pPr>
    </w:p>
    <w:p w14:paraId="02BEEFEA" w14:textId="56FA1AF8" w:rsidR="004D69FF" w:rsidDel="004F2035" w:rsidRDefault="004D69FF">
      <w:pPr>
        <w:pStyle w:val="NormalPACKT"/>
        <w:rPr>
          <w:del w:id="528" w:author="Amey Varangaonkar" w:date="2015-11-24T10:45:00Z"/>
          <w:spacing w:val="-2"/>
        </w:rPr>
      </w:pPr>
    </w:p>
    <w:p w14:paraId="7E32FC53" w14:textId="77777777" w:rsidR="002E330B" w:rsidRDefault="002E330B">
      <w:pPr>
        <w:pStyle w:val="NormalPACKT"/>
        <w:rPr>
          <w:spacing w:val="-2"/>
        </w:rPr>
      </w:pPr>
      <w:r>
        <w:rPr>
          <w:spacing w:val="-2"/>
        </w:rPr>
        <w:t>Here we can decide on what grounds the object should be deleted from the Metaverse.</w:t>
      </w:r>
    </w:p>
    <w:p w14:paraId="0506EFB2" w14:textId="77777777" w:rsidR="002E330B" w:rsidRDefault="002E330B">
      <w:pPr>
        <w:pStyle w:val="NormalPACKT"/>
      </w:pPr>
      <w:r>
        <w:t xml:space="preserve">The settings available in this dialog can be a bit confusing, but if you read the help section or look at </w:t>
      </w:r>
      <w:r>
        <w:rPr>
          <w:rStyle w:val="URLPACKT"/>
          <w:rFonts w:cs="Courier Std"/>
          <w:szCs w:val="19"/>
        </w:rPr>
        <w:t>http://social.technet.microsoft.com/wiki/contents/articles/understanding-deprovisioning-in-fim.aspx</w:t>
      </w:r>
      <w:r>
        <w:t>, you will find some explanation and ideas on when to use which method.</w:t>
      </w:r>
    </w:p>
    <w:p w14:paraId="762636BC" w14:textId="77777777" w:rsidR="002E330B" w:rsidRDefault="002E330B">
      <w:pPr>
        <w:pStyle w:val="NormalPACKT"/>
      </w:pPr>
      <w:r>
        <w:t xml:space="preserve">The </w:t>
      </w:r>
      <w:r w:rsidR="002D2CE7">
        <w:fldChar w:fldCharType="begin"/>
      </w:r>
      <w:r>
        <w:instrText>xe "object deletion:in MV"</w:instrText>
      </w:r>
      <w:r w:rsidR="002D2CE7">
        <w:fldChar w:fldCharType="end"/>
      </w:r>
      <w:r w:rsidR="002D2CE7">
        <w:fldChar w:fldCharType="begin"/>
      </w:r>
      <w:r>
        <w:instrText>xe "MV schema:obejct, deleting"</w:instrText>
      </w:r>
      <w:r w:rsidR="002D2CE7">
        <w:fldChar w:fldCharType="end"/>
      </w:r>
      <w:r w:rsidR="002D2CE7">
        <w:fldChar w:fldCharType="begin"/>
      </w:r>
      <w:r>
        <w:instrText>xe "schema management:object deletion, in MV"</w:instrText>
      </w:r>
      <w:r w:rsidR="002D2CE7">
        <w:fldChar w:fldCharType="end"/>
      </w:r>
      <w:r>
        <w:t>default setting is that it will be deleted when the last connector is disconnected. It is vital to understand that an object cannot exist in the MV if it does not have a connector to an object in at least one connector space.</w:t>
      </w:r>
    </w:p>
    <w:p w14:paraId="330EB78B" w14:textId="77777777" w:rsidR="002E330B" w:rsidRDefault="002E330B">
      <w:pPr>
        <w:pStyle w:val="NormalPACKT"/>
        <w:spacing w:after="0"/>
      </w:pPr>
      <w:r>
        <w:lastRenderedPageBreak/>
        <w:t xml:space="preserve">In many projects, object deletion is not meant to happen at all. The idea is that once an object is created within </w:t>
      </w:r>
      <w:r w:rsidR="00721141">
        <w:t>MIM</w:t>
      </w:r>
      <w:r>
        <w:t>, it should live on and just change its status.</w:t>
      </w:r>
      <w:r w:rsidR="00A648C1">
        <w:t xml:space="preserve"> That said, every business is different and with MIM you have the flexibility of the .NET Framework to build a technology solution to meet those business requirements.</w:t>
      </w:r>
    </w:p>
    <w:p w14:paraId="56A4230A" w14:textId="77777777" w:rsidR="002E330B" w:rsidRDefault="002E330B">
      <w:pPr>
        <w:pStyle w:val="Heading1"/>
      </w:pPr>
      <w:r>
        <w:t>Initial load versus scheduled runs</w:t>
      </w:r>
    </w:p>
    <w:p w14:paraId="71E124C6" w14:textId="77777777" w:rsidR="002E330B" w:rsidRDefault="002E330B">
      <w:pPr>
        <w:pStyle w:val="NormalPACKT"/>
      </w:pPr>
      <w:r>
        <w:t>When we first start to import information into Synchronization Engine it is likely that information already exists in many or all of the connected systems.</w:t>
      </w:r>
    </w:p>
    <w:p w14:paraId="654CC094" w14:textId="77777777" w:rsidR="002E330B" w:rsidRDefault="002E330B">
      <w:pPr>
        <w:pStyle w:val="NormalPACKT"/>
      </w:pPr>
      <w:r>
        <w:t xml:space="preserve">We </w:t>
      </w:r>
      <w:r w:rsidR="002D2CE7">
        <w:fldChar w:fldCharType="begin"/>
      </w:r>
      <w:r>
        <w:instrText>xe "initial load:versus scheduled runs"</w:instrText>
      </w:r>
      <w:r w:rsidR="002D2CE7">
        <w:fldChar w:fldCharType="end"/>
      </w:r>
      <w:r w:rsidR="002D2CE7">
        <w:fldChar w:fldCharType="begin"/>
      </w:r>
      <w:r>
        <w:instrText>xe "scheduled runs:vesus initial loads"</w:instrText>
      </w:r>
      <w:r w:rsidR="002D2CE7">
        <w:fldChar w:fldCharType="end"/>
      </w:r>
      <w:r>
        <w:t>might need to create special synchronization rules just for the initial load, which are not used again unless we need to rebuild the data.</w:t>
      </w:r>
    </w:p>
    <w:p w14:paraId="4C84E952" w14:textId="77777777" w:rsidR="002E330B" w:rsidRDefault="002E330B">
      <w:pPr>
        <w:pStyle w:val="NormalPACKT"/>
      </w:pPr>
      <w:r>
        <w:t xml:space="preserve">Let me give you an example. At The </w:t>
      </w:r>
      <w:r w:rsidR="00180949">
        <w:t xml:space="preserve">Financial </w:t>
      </w:r>
      <w:r>
        <w:t>Company, the basic idea is that users should be imported from the HR system and created in AD. But when we start, there might be existing users in AD and we would need to connect them using a Join rather than prov</w:t>
      </w:r>
      <w:r>
        <w:t>i</w:t>
      </w:r>
      <w:r>
        <w:t>sioning (creating) them in AD. During the initial load we would therefore turn off Prov</w:t>
      </w:r>
      <w:r>
        <w:t>i</w:t>
      </w:r>
      <w:r>
        <w:t xml:space="preserve">sion in </w:t>
      </w:r>
      <w:r w:rsidR="00721141">
        <w:t>MIM</w:t>
      </w:r>
      <w:r>
        <w:t>, import users from both systems, project them into the MV, and join the users existing in both the systems.</w:t>
      </w:r>
    </w:p>
    <w:p w14:paraId="21F7DCC9" w14:textId="77777777" w:rsidR="002E330B" w:rsidRDefault="002E330B">
      <w:pPr>
        <w:pStyle w:val="NormalPACKT"/>
      </w:pPr>
      <w:r>
        <w:t>Initial load is usually done manually; that is, we manually start the required run profiles for each MA.</w:t>
      </w:r>
    </w:p>
    <w:p w14:paraId="3CDDD75F" w14:textId="77777777" w:rsidR="002E330B" w:rsidRDefault="002E330B">
      <w:pPr>
        <w:pStyle w:val="NormalPACKT"/>
      </w:pPr>
      <w:r>
        <w:t xml:space="preserve">If the environment is large, the initial load might take many hours due to the fact that, when we export our objects into the </w:t>
      </w:r>
      <w:r w:rsidR="00721141">
        <w:t>MIM</w:t>
      </w:r>
      <w:r>
        <w:t xml:space="preserve"> Service database using the </w:t>
      </w:r>
      <w:r w:rsidR="00721141">
        <w:t>MIM</w:t>
      </w:r>
      <w:r>
        <w:t xml:space="preserve"> Service MA, there might be many policies configured in the </w:t>
      </w:r>
      <w:r w:rsidR="00721141">
        <w:t>MIM</w:t>
      </w:r>
      <w:r>
        <w:t xml:space="preserve"> Service that need</w:t>
      </w:r>
      <w:r w:rsidR="00721141">
        <w:t xml:space="preserve"> to be applied for each object.</w:t>
      </w:r>
    </w:p>
    <w:p w14:paraId="259C34E0" w14:textId="77777777" w:rsidR="002E330B" w:rsidRDefault="002E330B">
      <w:pPr>
        <w:pStyle w:val="NormalPACKT"/>
      </w:pPr>
      <w:r>
        <w:t>There are numerous ways of creating scheduled runs. I will show you a way that does not require any coding or third-party add-ons.</w:t>
      </w:r>
    </w:p>
    <w:p w14:paraId="74A53549" w14:textId="77777777" w:rsidR="002E330B" w:rsidRDefault="002E330B">
      <w:pPr>
        <w:pStyle w:val="NormalPACKT"/>
      </w:pPr>
      <w:r>
        <w:t xml:space="preserve">If you look at the run profile you would like to schedule, there is a </w:t>
      </w:r>
      <w:r>
        <w:rPr>
          <w:rStyle w:val="ScreenTextPACKT"/>
          <w:bCs/>
        </w:rPr>
        <w:t>Script</w:t>
      </w:r>
      <w:r>
        <w:t xml:space="preserve"> button to create a script. It will generate a VB-script, which will start the run profile.</w:t>
      </w:r>
    </w:p>
    <w:p w14:paraId="00FA2F67" w14:textId="77777777" w:rsidR="002E330B" w:rsidRDefault="002E330B">
      <w:pPr>
        <w:pStyle w:val="NormalPACKT"/>
        <w:rPr>
          <w:spacing w:val="-1"/>
        </w:rPr>
      </w:pPr>
      <w:r>
        <w:rPr>
          <w:spacing w:val="-1"/>
        </w:rPr>
        <w:t xml:space="preserve">The task scheduler in Windows can then be used to create a schedule to run the script by using </w:t>
      </w:r>
      <w:r>
        <w:rPr>
          <w:rStyle w:val="CodeInTextPACKT"/>
          <w:rFonts w:cs="Courier Std"/>
          <w:spacing w:val="-1"/>
          <w:szCs w:val="19"/>
        </w:rPr>
        <w:t>cscript</w:t>
      </w:r>
      <w:r>
        <w:rPr>
          <w:spacing w:val="-1"/>
        </w:rPr>
        <w:t xml:space="preserve"> </w:t>
      </w:r>
      <w:r>
        <w:rPr>
          <w:rStyle w:val="CodeInTextPACKT"/>
          <w:rFonts w:cs="Courier Std"/>
          <w:spacing w:val="-1"/>
          <w:szCs w:val="19"/>
        </w:rPr>
        <w:t>runprofilevbscriptname</w:t>
      </w:r>
      <w:r>
        <w:rPr>
          <w:spacing w:val="-1"/>
        </w:rPr>
        <w:t xml:space="preserve">. Just remember that the account (Network Service, for example) running the scheduled task needs to be a member of the </w:t>
      </w:r>
      <w:r w:rsidR="00721141">
        <w:rPr>
          <w:rStyle w:val="CodeInTextPACKT"/>
          <w:rFonts w:cs="Courier Std"/>
          <w:spacing w:val="-1"/>
          <w:szCs w:val="19"/>
        </w:rPr>
        <w:t>MIM</w:t>
      </w:r>
      <w:r>
        <w:rPr>
          <w:rStyle w:val="CodeInTextPACKT"/>
          <w:rFonts w:cs="Courier Std"/>
          <w:spacing w:val="-1"/>
          <w:szCs w:val="19"/>
        </w:rPr>
        <w:t>Sy</w:t>
      </w:r>
      <w:r>
        <w:rPr>
          <w:rStyle w:val="CodeInTextPACKT"/>
          <w:rFonts w:cs="Courier Std"/>
          <w:spacing w:val="-1"/>
          <w:szCs w:val="19"/>
        </w:rPr>
        <w:t>n</w:t>
      </w:r>
      <w:r>
        <w:rPr>
          <w:rStyle w:val="CodeInTextPACKT"/>
          <w:rFonts w:cs="Courier Std"/>
          <w:spacing w:val="-1"/>
          <w:szCs w:val="19"/>
        </w:rPr>
        <w:t>cOperators</w:t>
      </w:r>
      <w:r>
        <w:rPr>
          <w:spacing w:val="-1"/>
        </w:rPr>
        <w:t xml:space="preserve"> group, in order for it to be allowed to run the MA run profiles.</w:t>
      </w:r>
    </w:p>
    <w:p w14:paraId="18F93BE4" w14:textId="77777777" w:rsidR="002E330B" w:rsidRDefault="002E330B">
      <w:pPr>
        <w:pStyle w:val="NormalPACKT"/>
      </w:pPr>
      <w:r>
        <w:t>So far, we have the following requirements in our environment:</w:t>
      </w:r>
    </w:p>
    <w:p w14:paraId="2C7B5985" w14:textId="4040A256" w:rsidR="002E330B" w:rsidRDefault="002C5DF1">
      <w:pPr>
        <w:pStyle w:val="NumberedBulletPACKT"/>
        <w:numPr>
          <w:ilvl w:val="0"/>
          <w:numId w:val="35"/>
        </w:numPr>
        <w:pPrChange w:id="529" w:author="Amey Varangaonkar" w:date="2015-11-24T12:24:00Z">
          <w:pPr>
            <w:pStyle w:val="NumberedBulletPACKT"/>
          </w:pPr>
        </w:pPrChange>
      </w:pPr>
      <w:r>
        <w:t>Import from HR</w:t>
      </w:r>
    </w:p>
    <w:p w14:paraId="1326116F" w14:textId="545C71B7" w:rsidR="002E330B" w:rsidRDefault="002C5DF1">
      <w:pPr>
        <w:pStyle w:val="NumberedBulletPACKT"/>
      </w:pPr>
      <w:r>
        <w:t>Synchronize the changes</w:t>
      </w:r>
    </w:p>
    <w:p w14:paraId="36777D72" w14:textId="70EB0E0A" w:rsidR="002E330B" w:rsidRDefault="002C5DF1">
      <w:pPr>
        <w:pStyle w:val="NumberedBulletPACKT"/>
      </w:pPr>
      <w:r>
        <w:t>Export to AD</w:t>
      </w:r>
    </w:p>
    <w:p w14:paraId="21143D65" w14:textId="72817A84" w:rsidR="002E330B" w:rsidRDefault="002C5DF1">
      <w:pPr>
        <w:pStyle w:val="NumberedBulletEndPACKT"/>
      </w:pPr>
      <w:r>
        <w:t>Verify export to AD.</w:t>
      </w:r>
    </w:p>
    <w:p w14:paraId="0D2D35BD" w14:textId="299C63B6" w:rsidR="002C5DF1" w:rsidRDefault="003A6D2F" w:rsidP="004D69FF">
      <w:pPr>
        <w:pStyle w:val="NormalPACKT"/>
      </w:pPr>
      <w:r>
        <w:lastRenderedPageBreak/>
        <w:t>You will need to run a Full Import on the AD and MIM Management Agents</w:t>
      </w:r>
      <w:r w:rsidR="002C5DF1">
        <w:t xml:space="preserve"> to pull in the schema for those systems in order to provision user objects out to them. That is, click on the </w:t>
      </w:r>
      <w:r w:rsidR="002C5DF1" w:rsidRPr="002C5DF1">
        <w:rPr>
          <w:b/>
        </w:rPr>
        <w:t>AD</w:t>
      </w:r>
      <w:r w:rsidR="002C5DF1">
        <w:t xml:space="preserve"> MA, click on </w:t>
      </w:r>
      <w:r w:rsidR="002C5DF1" w:rsidRPr="00C22D4F">
        <w:rPr>
          <w:rStyle w:val="ScreenTextPACKT"/>
          <w:rPrChange w:id="530" w:author="Amey Varangaonkar" w:date="2015-11-24T12:24:00Z">
            <w:rPr>
              <w:b/>
            </w:rPr>
          </w:rPrChange>
        </w:rPr>
        <w:t>Run</w:t>
      </w:r>
      <w:r w:rsidR="002C5DF1">
        <w:t xml:space="preserve">, and select </w:t>
      </w:r>
      <w:r w:rsidR="002C5DF1" w:rsidRPr="00C22D4F">
        <w:rPr>
          <w:rStyle w:val="ScreenTextPACKT"/>
          <w:rPrChange w:id="531" w:author="Amey Varangaonkar" w:date="2015-11-24T12:24:00Z">
            <w:rPr>
              <w:b/>
            </w:rPr>
          </w:rPrChange>
        </w:rPr>
        <w:t>Full Import</w:t>
      </w:r>
      <w:r w:rsidR="002C5DF1">
        <w:t xml:space="preserve">. Next, run a </w:t>
      </w:r>
      <w:r w:rsidR="002C5DF1" w:rsidRPr="00C22D4F">
        <w:rPr>
          <w:rStyle w:val="ScreenTextPACKT"/>
          <w:rPrChange w:id="532" w:author="Amey Varangaonkar" w:date="2015-11-24T12:24:00Z">
            <w:rPr>
              <w:b/>
            </w:rPr>
          </w:rPrChange>
        </w:rPr>
        <w:t>Full Import</w:t>
      </w:r>
      <w:r w:rsidR="002C5DF1">
        <w:t xml:space="preserve"> on the </w:t>
      </w:r>
      <w:r w:rsidR="002C5DF1" w:rsidRPr="002C5DF1">
        <w:rPr>
          <w:b/>
        </w:rPr>
        <w:t>MIM</w:t>
      </w:r>
      <w:r w:rsidR="002C5DF1">
        <w:t xml:space="preserve"> MA. Now that you’ve brought in the schema to those systems, you can run the MA</w:t>
      </w:r>
      <w:del w:id="533" w:author="Amey Varangaonkar" w:date="2015-11-24T12:24:00Z">
        <w:r w:rsidR="002C5DF1" w:rsidDel="00C22D4F">
          <w:delText>’</w:delText>
        </w:r>
      </w:del>
      <w:r w:rsidR="002C5DF1">
        <w:t>s in order of the data flow:</w:t>
      </w:r>
    </w:p>
    <w:p w14:paraId="36DCAF0C" w14:textId="0F23F7AB" w:rsidR="002C5DF1" w:rsidRDefault="002C5DF1" w:rsidP="002C5DF1">
      <w:pPr>
        <w:pStyle w:val="NormalPACKT"/>
        <w:numPr>
          <w:ilvl w:val="0"/>
          <w:numId w:val="1"/>
        </w:numPr>
      </w:pPr>
      <w:r>
        <w:t>HR MA – Full Import</w:t>
      </w:r>
    </w:p>
    <w:p w14:paraId="4E96ED8C" w14:textId="265BB3CF" w:rsidR="002C5DF1" w:rsidRDefault="002C5DF1" w:rsidP="002C5DF1">
      <w:pPr>
        <w:pStyle w:val="NormalPACKT"/>
        <w:numPr>
          <w:ilvl w:val="0"/>
          <w:numId w:val="1"/>
        </w:numPr>
      </w:pPr>
      <w:r>
        <w:t>HR MA – Full Sync</w:t>
      </w:r>
    </w:p>
    <w:p w14:paraId="571A487C" w14:textId="4EB7DB34" w:rsidR="002C5DF1" w:rsidRDefault="002C5DF1" w:rsidP="002C5DF1">
      <w:pPr>
        <w:pStyle w:val="NormalPACKT"/>
        <w:numPr>
          <w:ilvl w:val="0"/>
          <w:numId w:val="1"/>
        </w:numPr>
      </w:pPr>
      <w:r>
        <w:t>AD MA – Export</w:t>
      </w:r>
    </w:p>
    <w:p w14:paraId="3295F009" w14:textId="7AC840EB" w:rsidR="002C5DF1" w:rsidRDefault="002C5DF1" w:rsidP="002C5DF1">
      <w:pPr>
        <w:pStyle w:val="NormalPACKT"/>
        <w:numPr>
          <w:ilvl w:val="0"/>
          <w:numId w:val="1"/>
        </w:numPr>
      </w:pPr>
      <w:r>
        <w:t>AD MA – Delta Import</w:t>
      </w:r>
    </w:p>
    <w:p w14:paraId="1D5304F8" w14:textId="6A315695" w:rsidR="00F1073B" w:rsidRDefault="00F1073B" w:rsidP="002C5DF1">
      <w:pPr>
        <w:pStyle w:val="NormalPACKT"/>
        <w:numPr>
          <w:ilvl w:val="0"/>
          <w:numId w:val="1"/>
        </w:numPr>
      </w:pPr>
      <w:r>
        <w:t>AD MA – Delta Sync</w:t>
      </w:r>
    </w:p>
    <w:p w14:paraId="208405B0" w14:textId="77777777" w:rsidR="002E330B" w:rsidRDefault="002E330B">
      <w:pPr>
        <w:pStyle w:val="Heading2"/>
      </w:pPr>
      <w:r>
        <w:t>Maintenance mode for production</w:t>
      </w:r>
    </w:p>
    <w:p w14:paraId="03DAFB0C" w14:textId="77777777" w:rsidR="002E330B" w:rsidRDefault="002E330B">
      <w:pPr>
        <w:pStyle w:val="NormalPACKT"/>
      </w:pPr>
      <w:r>
        <w:t xml:space="preserve">Initially, while the </w:t>
      </w:r>
      <w:r w:rsidR="002D2CE7">
        <w:fldChar w:fldCharType="begin"/>
      </w:r>
      <w:r>
        <w:instrText>xe "maintenance mode:for production"</w:instrText>
      </w:r>
      <w:r w:rsidR="002D2CE7">
        <w:fldChar w:fldCharType="end"/>
      </w:r>
      <w:r w:rsidR="00180949">
        <w:t>M</w:t>
      </w:r>
      <w:r>
        <w:t>IM system is still being developed, we do not need to concern ou</w:t>
      </w:r>
      <w:r>
        <w:t>r</w:t>
      </w:r>
      <w:r>
        <w:t>selves with someone working in the production environment. But later on, we need to make sure that no-one is working in the environment while we import new settings into the production servers.</w:t>
      </w:r>
    </w:p>
    <w:p w14:paraId="02DDA121" w14:textId="77777777" w:rsidR="002E330B" w:rsidRDefault="002E330B">
      <w:pPr>
        <w:pStyle w:val="NormalPACKT"/>
      </w:pPr>
      <w:r>
        <w:t xml:space="preserve">One way of doing this is to put the servers into </w:t>
      </w:r>
      <w:r>
        <w:rPr>
          <w:rStyle w:val="ItalicsPACKT"/>
          <w:iCs/>
        </w:rPr>
        <w:t>maintenance mode</w:t>
      </w:r>
      <w:r>
        <w:t>.</w:t>
      </w:r>
    </w:p>
    <w:p w14:paraId="0B7B1116" w14:textId="77777777" w:rsidR="002E330B" w:rsidRDefault="002E330B">
      <w:pPr>
        <w:pStyle w:val="NormalPACKT"/>
      </w:pPr>
      <w:r>
        <w:t xml:space="preserve">To place </w:t>
      </w:r>
      <w:r w:rsidR="00180949">
        <w:t>M</w:t>
      </w:r>
      <w:r>
        <w:t xml:space="preserve">IM Synchronization </w:t>
      </w:r>
      <w:r w:rsidR="002D2CE7">
        <w:fldChar w:fldCharType="begin"/>
      </w:r>
      <w:r>
        <w:instrText>xe "FIM Synchronization Service:placing, into maintenance mode"</w:instrText>
      </w:r>
      <w:r w:rsidR="002D2CE7">
        <w:fldChar w:fldCharType="end"/>
      </w:r>
      <w:r w:rsidR="002D2CE7">
        <w:fldChar w:fldCharType="begin"/>
      </w:r>
      <w:r>
        <w:instrText>xe "maintenance mode:FIM Synchronization Service, placing into"</w:instrText>
      </w:r>
      <w:r w:rsidR="002D2CE7">
        <w:fldChar w:fldCharType="end"/>
      </w:r>
      <w:r>
        <w:t>Service into maintenance mode, ensure that no Manag</w:t>
      </w:r>
      <w:r>
        <w:t>e</w:t>
      </w:r>
      <w:r>
        <w:t>ment Agents are running; that is, stop all schedules and make sure no MAs are running.</w:t>
      </w:r>
    </w:p>
    <w:p w14:paraId="0B4B1EE9" w14:textId="77777777" w:rsidR="002E330B" w:rsidRDefault="002E330B">
      <w:pPr>
        <w:pStyle w:val="NormalPACKT"/>
      </w:pPr>
      <w:r>
        <w:t xml:space="preserve">In order to place the </w:t>
      </w:r>
      <w:r w:rsidR="0015040B">
        <w:t>MIM</w:t>
      </w:r>
      <w:r>
        <w:t xml:space="preserve"> Service</w:t>
      </w:r>
      <w:r w:rsidR="002D2CE7">
        <w:fldChar w:fldCharType="begin"/>
      </w:r>
      <w:r>
        <w:instrText>xe "FIM Service:placing, into maintenance mode"</w:instrText>
      </w:r>
      <w:r w:rsidR="002D2CE7">
        <w:fldChar w:fldCharType="end"/>
      </w:r>
      <w:r w:rsidR="002D2CE7">
        <w:fldChar w:fldCharType="begin"/>
      </w:r>
      <w:r>
        <w:instrText>xe "maintenance mode:FIM Service, placing into"</w:instrText>
      </w:r>
      <w:r w:rsidR="002D2CE7">
        <w:fldChar w:fldCharType="end"/>
      </w:r>
      <w:r>
        <w:t xml:space="preserve"> into maintenance mode, deny it access to port 5725. The steps to deny access to port 5725 are as follows:</w:t>
      </w:r>
    </w:p>
    <w:p w14:paraId="5BED97AA" w14:textId="77777777" w:rsidR="002E330B" w:rsidRDefault="002E330B">
      <w:pPr>
        <w:pStyle w:val="NumberedBulletPACKT"/>
        <w:numPr>
          <w:ilvl w:val="0"/>
          <w:numId w:val="36"/>
        </w:numPr>
        <w:pPrChange w:id="534" w:author="Amey Varangaonkar" w:date="2015-11-24T12:25:00Z">
          <w:pPr>
            <w:pStyle w:val="NumberedBulletPACKT"/>
          </w:pPr>
        </w:pPrChange>
      </w:pPr>
      <w:r>
        <w:t>Open Windows Firewall with Advanced Security. In order to do this:</w:t>
      </w:r>
    </w:p>
    <w:p w14:paraId="44E04D32" w14:textId="77777777" w:rsidR="002E330B" w:rsidRDefault="002E330B">
      <w:pPr>
        <w:pStyle w:val="NumberedBulletWithinBulletPACKT"/>
        <w:numPr>
          <w:ilvl w:val="0"/>
          <w:numId w:val="37"/>
        </w:numPr>
        <w:pPrChange w:id="535" w:author="Amey Varangaonkar" w:date="2015-11-24T12:25:00Z">
          <w:pPr>
            <w:pStyle w:val="RomanNumberedBulletPACKT"/>
          </w:pPr>
        </w:pPrChange>
      </w:pPr>
      <w:r>
        <w:t xml:space="preserve">Click </w:t>
      </w:r>
      <w:r w:rsidRPr="00C22D4F">
        <w:rPr>
          <w:rStyle w:val="ScreenTextPACKT"/>
          <w:bCs/>
          <w:spacing w:val="-2"/>
        </w:rPr>
        <w:t>Start</w:t>
      </w:r>
      <w:r>
        <w:t xml:space="preserve">, and type </w:t>
      </w:r>
      <w:r w:rsidRPr="00C22D4F">
        <w:rPr>
          <w:rStyle w:val="ScreenTextPACKT"/>
          <w:bCs/>
          <w:spacing w:val="-2"/>
        </w:rPr>
        <w:t>Windows Firewall with Advanced Security</w:t>
      </w:r>
      <w:r>
        <w:t>.</w:t>
      </w:r>
    </w:p>
    <w:p w14:paraId="6BFE5473" w14:textId="77777777" w:rsidR="002E330B" w:rsidRDefault="002E330B">
      <w:pPr>
        <w:pStyle w:val="NumberedBulletWithinBulletPACKT"/>
        <w:pPrChange w:id="536" w:author="Amey Varangaonkar" w:date="2015-11-24T12:25:00Z">
          <w:pPr>
            <w:pStyle w:val="RomanNumberedBulletEndPACKT"/>
          </w:pPr>
        </w:pPrChange>
      </w:pPr>
      <w:r>
        <w:t xml:space="preserve">Once the search result appears on the Start menu, click </w:t>
      </w:r>
      <w:r>
        <w:rPr>
          <w:rStyle w:val="ScreenTextPACKT"/>
          <w:bCs/>
        </w:rPr>
        <w:t>Windows</w:t>
      </w:r>
      <w:r>
        <w:t xml:space="preserve"> </w:t>
      </w:r>
      <w:r>
        <w:rPr>
          <w:rStyle w:val="ScreenTextPACKT"/>
          <w:bCs/>
        </w:rPr>
        <w:t>Firewall</w:t>
      </w:r>
      <w:r>
        <w:t xml:space="preserve"> </w:t>
      </w:r>
      <w:r>
        <w:rPr>
          <w:rStyle w:val="ScreenTextPACKT"/>
          <w:bCs/>
        </w:rPr>
        <w:t>with</w:t>
      </w:r>
      <w:r>
        <w:t xml:space="preserve"> </w:t>
      </w:r>
      <w:r>
        <w:rPr>
          <w:rStyle w:val="ScreenTextPACKT"/>
          <w:bCs/>
        </w:rPr>
        <w:t>Advanced</w:t>
      </w:r>
      <w:r>
        <w:t xml:space="preserve"> </w:t>
      </w:r>
      <w:r>
        <w:rPr>
          <w:rStyle w:val="ScreenTextPACKT"/>
          <w:bCs/>
        </w:rPr>
        <w:t>Security</w:t>
      </w:r>
      <w:r>
        <w:t>.</w:t>
      </w:r>
    </w:p>
    <w:p w14:paraId="16FA9F17" w14:textId="77777777" w:rsidR="002E330B" w:rsidRDefault="002E330B">
      <w:pPr>
        <w:pStyle w:val="NumberedBulletPACKT"/>
      </w:pPr>
      <w:r>
        <w:t xml:space="preserve">In the console tree, click </w:t>
      </w:r>
      <w:r>
        <w:rPr>
          <w:rStyle w:val="ScreenTextPACKT"/>
          <w:bCs/>
        </w:rPr>
        <w:t>Inbound Rules</w:t>
      </w:r>
      <w:r>
        <w:t>.</w:t>
      </w:r>
    </w:p>
    <w:p w14:paraId="27B5EAA2" w14:textId="77777777" w:rsidR="002E330B" w:rsidRDefault="002E330B">
      <w:pPr>
        <w:pStyle w:val="NumberedBulletPACKT"/>
      </w:pPr>
      <w:r>
        <w:t xml:space="preserve">In </w:t>
      </w:r>
      <w:r>
        <w:rPr>
          <w:rStyle w:val="ScreenTextPACKT"/>
          <w:bCs/>
        </w:rPr>
        <w:t>Inbound Rules</w:t>
      </w:r>
      <w:r>
        <w:t xml:space="preserve">, right-click on the </w:t>
      </w:r>
      <w:r>
        <w:rPr>
          <w:rStyle w:val="ScreenTextPACKT"/>
          <w:bCs/>
        </w:rPr>
        <w:t>Forefront Identity Manager Service (Webservice)</w:t>
      </w:r>
      <w:r>
        <w:t xml:space="preserve"> rule, and then click </w:t>
      </w:r>
      <w:r>
        <w:rPr>
          <w:rStyle w:val="ScreenTextPACKT"/>
          <w:bCs/>
        </w:rPr>
        <w:t>Disable Rule</w:t>
      </w:r>
      <w:r>
        <w:t>.</w:t>
      </w:r>
    </w:p>
    <w:p w14:paraId="08F701F3" w14:textId="77777777" w:rsidR="002E330B" w:rsidRDefault="002E330B">
      <w:pPr>
        <w:pStyle w:val="NumberedBulletEndPACKT"/>
        <w:spacing w:after="86"/>
      </w:pPr>
      <w:r>
        <w:t xml:space="preserve">In order to place </w:t>
      </w:r>
      <w:r w:rsidR="0015040B">
        <w:t>MIM</w:t>
      </w:r>
      <w:r>
        <w:t xml:space="preserve"> Portal into maintenance mode, disable </w:t>
      </w:r>
      <w:r w:rsidR="0015040B">
        <w:t>MIM</w:t>
      </w:r>
      <w:r>
        <w:t xml:space="preserve"> Portal with the following steps:</w:t>
      </w:r>
    </w:p>
    <w:p w14:paraId="07128A7E" w14:textId="77777777" w:rsidR="002E330B" w:rsidRDefault="002E330B">
      <w:pPr>
        <w:pStyle w:val="NumberedBulletWithinBulletPACKT"/>
        <w:numPr>
          <w:ilvl w:val="0"/>
          <w:numId w:val="38"/>
        </w:numPr>
        <w:pPrChange w:id="537" w:author="Amey Varangaonkar" w:date="2015-11-24T12:25:00Z">
          <w:pPr>
            <w:pStyle w:val="RomanNumberedBulletPACKT"/>
          </w:pPr>
        </w:pPrChange>
      </w:pPr>
      <w:r>
        <w:t xml:space="preserve">Open </w:t>
      </w:r>
      <w:r w:rsidRPr="00C22D4F">
        <w:rPr>
          <w:rStyle w:val="ScreenTextPACKT"/>
          <w:bCs/>
        </w:rPr>
        <w:t>Internet Information Services (IIS) Manager</w:t>
      </w:r>
      <w:r>
        <w:t xml:space="preserve">, click </w:t>
      </w:r>
      <w:r w:rsidRPr="00C22D4F">
        <w:rPr>
          <w:rStyle w:val="ScreenTextPACKT"/>
          <w:bCs/>
        </w:rPr>
        <w:t>Start</w:t>
      </w:r>
      <w:r>
        <w:t xml:space="preserve">, type </w:t>
      </w:r>
      <w:r w:rsidRPr="00C22D4F">
        <w:rPr>
          <w:rStyle w:val="ScreenTextPACKT"/>
          <w:bCs/>
        </w:rPr>
        <w:t>Internet</w:t>
      </w:r>
      <w:r>
        <w:t xml:space="preserve"> </w:t>
      </w:r>
      <w:r w:rsidRPr="00C22D4F">
        <w:rPr>
          <w:rStyle w:val="ScreenTextPACKT"/>
          <w:bCs/>
        </w:rPr>
        <w:t>Information</w:t>
      </w:r>
      <w:r>
        <w:t xml:space="preserve"> </w:t>
      </w:r>
      <w:r w:rsidRPr="00C22D4F">
        <w:rPr>
          <w:rStyle w:val="ScreenTextPACKT"/>
          <w:bCs/>
        </w:rPr>
        <w:t>Services</w:t>
      </w:r>
      <w:r>
        <w:t xml:space="preserve"> </w:t>
      </w:r>
      <w:r w:rsidRPr="00C22D4F">
        <w:rPr>
          <w:rStyle w:val="ScreenTextPACKT"/>
          <w:bCs/>
        </w:rPr>
        <w:t>(IIS)</w:t>
      </w:r>
      <w:r>
        <w:t xml:space="preserve"> </w:t>
      </w:r>
      <w:r w:rsidRPr="00C22D4F">
        <w:rPr>
          <w:rStyle w:val="ScreenTextPACKT"/>
          <w:bCs/>
        </w:rPr>
        <w:t>Manager</w:t>
      </w:r>
      <w:r>
        <w:t>, and then click on it when the option appears on the Start menu.</w:t>
      </w:r>
    </w:p>
    <w:p w14:paraId="6D57B4A0" w14:textId="77777777" w:rsidR="002E330B" w:rsidRDefault="002E330B">
      <w:pPr>
        <w:pStyle w:val="NumberedBulletWithinBulletPACKT"/>
        <w:pPrChange w:id="538" w:author="Amey Varangaonkar" w:date="2015-11-24T12:25:00Z">
          <w:pPr>
            <w:pStyle w:val="RomanNumberedBulletPACKT"/>
          </w:pPr>
        </w:pPrChange>
      </w:pPr>
      <w:r>
        <w:lastRenderedPageBreak/>
        <w:t xml:space="preserve">Expand the objects in the console tree until you see </w:t>
      </w:r>
      <w:r>
        <w:rPr>
          <w:rStyle w:val="ScreenTextPACKT"/>
          <w:bCs/>
          <w:spacing w:val="-3"/>
        </w:rPr>
        <w:t>SharePoint</w:t>
      </w:r>
      <w:r>
        <w:t xml:space="preserve"> </w:t>
      </w:r>
      <w:r>
        <w:rPr>
          <w:rStyle w:val="ScreenTextPACKT"/>
          <w:bCs/>
          <w:spacing w:val="-3"/>
        </w:rPr>
        <w:t>–</w:t>
      </w:r>
      <w:r>
        <w:t xml:space="preserve"> </w:t>
      </w:r>
      <w:r>
        <w:rPr>
          <w:rStyle w:val="ScreenTextPACKT"/>
          <w:bCs/>
          <w:spacing w:val="-3"/>
        </w:rPr>
        <w:t>80</w:t>
      </w:r>
      <w:r>
        <w:t>.</w:t>
      </w:r>
    </w:p>
    <w:p w14:paraId="58B94872" w14:textId="118C78F5" w:rsidR="002E330B" w:rsidRDefault="002E330B">
      <w:pPr>
        <w:pStyle w:val="NumberedBulletWithinBulletPACKT"/>
        <w:pPrChange w:id="539" w:author="Amey Varangaonkar" w:date="2015-11-24T12:25:00Z">
          <w:pPr>
            <w:pStyle w:val="RomanNumberedBulletEndPACKT"/>
          </w:pPr>
        </w:pPrChange>
      </w:pPr>
      <w:r>
        <w:t xml:space="preserve">Right-click </w:t>
      </w:r>
      <w:r>
        <w:rPr>
          <w:rStyle w:val="ScreenTextPACKT"/>
          <w:bCs/>
        </w:rPr>
        <w:t>SharePoint</w:t>
      </w:r>
      <w:r>
        <w:t xml:space="preserve"> </w:t>
      </w:r>
      <w:r>
        <w:rPr>
          <w:rStyle w:val="ScreenTextPACKT"/>
          <w:bCs/>
        </w:rPr>
        <w:t>–</w:t>
      </w:r>
      <w:r>
        <w:t xml:space="preserve"> </w:t>
      </w:r>
      <w:r>
        <w:rPr>
          <w:rStyle w:val="ScreenTextPACKT"/>
          <w:bCs/>
        </w:rPr>
        <w:t>80</w:t>
      </w:r>
      <w:r>
        <w:t xml:space="preserve">, click </w:t>
      </w:r>
      <w:r>
        <w:rPr>
          <w:rStyle w:val="ScreenTextPACKT"/>
          <w:bCs/>
        </w:rPr>
        <w:t>Manage</w:t>
      </w:r>
      <w:r>
        <w:t xml:space="preserve"> </w:t>
      </w:r>
      <w:r>
        <w:rPr>
          <w:rStyle w:val="ScreenTextPACKT"/>
          <w:bCs/>
        </w:rPr>
        <w:t>Web</w:t>
      </w:r>
      <w:r>
        <w:t xml:space="preserve"> </w:t>
      </w:r>
      <w:r>
        <w:rPr>
          <w:rStyle w:val="ScreenTextPACKT"/>
          <w:bCs/>
        </w:rPr>
        <w:t>Site</w:t>
      </w:r>
      <w:r>
        <w:t xml:space="preserve">, and then click </w:t>
      </w:r>
      <w:r>
        <w:rPr>
          <w:rStyle w:val="ScreenTextPACKT"/>
          <w:bCs/>
        </w:rPr>
        <w:t>Stop</w:t>
      </w:r>
      <w:r>
        <w:t>.</w:t>
      </w:r>
      <w:commentRangeStart w:id="540"/>
      <w:ins w:id="541" w:author="Amey Varangaonkar" w:date="2015-11-24T12:26:00Z">
        <w:r w:rsidR="00C22D4F">
          <w:t xml:space="preserve"> </w:t>
        </w:r>
        <w:commentRangeEnd w:id="540"/>
        <w:r w:rsidR="00C22D4F">
          <w:rPr>
            <w:rStyle w:val="CommentReference"/>
            <w:rFonts w:ascii="Arial" w:hAnsi="Arial" w:cs="Arial"/>
            <w:bCs/>
          </w:rPr>
          <w:commentReference w:id="540"/>
        </w:r>
      </w:ins>
    </w:p>
    <w:p w14:paraId="571D3406" w14:textId="77777777" w:rsidR="002E330B" w:rsidRDefault="002E330B">
      <w:pPr>
        <w:pStyle w:val="InformationBoxPACKT"/>
        <w:pPrChange w:id="542" w:author="Amey Varangaonkar" w:date="2015-11-24T12:26:00Z">
          <w:pPr>
            <w:pStyle w:val="NormalPACKT"/>
            <w:spacing w:after="0"/>
          </w:pPr>
        </w:pPrChange>
      </w:pPr>
      <w:r>
        <w:t xml:space="preserve">When you are </w:t>
      </w:r>
      <w:r w:rsidR="002D2CE7">
        <w:fldChar w:fldCharType="begin"/>
      </w:r>
      <w:r>
        <w:instrText>xe "maintenance mode:for production"</w:instrText>
      </w:r>
      <w:r w:rsidR="002D2CE7">
        <w:fldChar w:fldCharType="end"/>
      </w:r>
      <w:r>
        <w:t>done importing the new configuration, I recommend that you do some manual testing before putting the system into production again.</w:t>
      </w:r>
    </w:p>
    <w:p w14:paraId="1661B8A0" w14:textId="77777777" w:rsidR="002E330B" w:rsidRDefault="002E330B">
      <w:pPr>
        <w:pStyle w:val="Heading3"/>
      </w:pPr>
      <w:r>
        <w:t>Disabling maintenance mode</w:t>
      </w:r>
    </w:p>
    <w:p w14:paraId="3DF4A1ED" w14:textId="77777777" w:rsidR="002E330B" w:rsidRDefault="002E330B">
      <w:pPr>
        <w:pStyle w:val="NormalPACKT"/>
      </w:pPr>
      <w:r>
        <w:t xml:space="preserve">No change is </w:t>
      </w:r>
      <w:r w:rsidR="002D2CE7">
        <w:fldChar w:fldCharType="begin"/>
      </w:r>
      <w:r>
        <w:instrText>xe "disabling:maintenance mode"</w:instrText>
      </w:r>
      <w:r w:rsidR="002D2CE7">
        <w:fldChar w:fldCharType="end"/>
      </w:r>
      <w:r w:rsidR="002D2CE7">
        <w:fldChar w:fldCharType="begin"/>
      </w:r>
      <w:r>
        <w:instrText>xe "maintenance mode:disabling"</w:instrText>
      </w:r>
      <w:r w:rsidR="002D2CE7">
        <w:fldChar w:fldCharType="end"/>
      </w:r>
      <w:r>
        <w:t xml:space="preserve">necessary to bring </w:t>
      </w:r>
      <w:r w:rsidR="0015040B">
        <w:t>MIM</w:t>
      </w:r>
      <w:r>
        <w:t xml:space="preserve"> Synchronization Service out of maintenance mode. If you have scheduled run profiles, you need to start the schedule again.</w:t>
      </w:r>
    </w:p>
    <w:p w14:paraId="6CF4C5BB" w14:textId="77777777" w:rsidR="002E330B" w:rsidRDefault="002E330B">
      <w:pPr>
        <w:pStyle w:val="NormalPACKT"/>
      </w:pPr>
      <w:r>
        <w:t xml:space="preserve">In order to return the </w:t>
      </w:r>
      <w:r w:rsidR="0015040B">
        <w:t>MIM</w:t>
      </w:r>
      <w:r>
        <w:t xml:space="preserve"> Service to normal operation, allow access to port 5725. The steps to allow access to port 5725 are as follows:</w:t>
      </w:r>
    </w:p>
    <w:p w14:paraId="05527F76" w14:textId="77777777" w:rsidR="002E330B" w:rsidRDefault="002E330B">
      <w:pPr>
        <w:pStyle w:val="NumberedBulletPACKT"/>
        <w:numPr>
          <w:ilvl w:val="0"/>
          <w:numId w:val="39"/>
        </w:numPr>
        <w:pPrChange w:id="543" w:author="Amey Varangaonkar" w:date="2015-11-24T12:25:00Z">
          <w:pPr>
            <w:pStyle w:val="NumberedBulletPACKT"/>
          </w:pPr>
        </w:pPrChange>
      </w:pPr>
      <w:r>
        <w:t xml:space="preserve">Open </w:t>
      </w:r>
      <w:r w:rsidRPr="00C22D4F">
        <w:rPr>
          <w:rStyle w:val="ScreenTextPACKT"/>
          <w:bCs/>
        </w:rPr>
        <w:t>Windows Firewall with Advanced Security</w:t>
      </w:r>
      <w:r>
        <w:t>.</w:t>
      </w:r>
    </w:p>
    <w:p w14:paraId="48F09454" w14:textId="77777777" w:rsidR="002E330B" w:rsidRDefault="002E330B">
      <w:pPr>
        <w:pStyle w:val="NumberedBulletPACKT"/>
      </w:pPr>
      <w:r>
        <w:t xml:space="preserve">In the console tree, click </w:t>
      </w:r>
      <w:r>
        <w:rPr>
          <w:rStyle w:val="ScreenTextPACKT"/>
          <w:bCs/>
        </w:rPr>
        <w:t>Inbound Rules</w:t>
      </w:r>
      <w:r>
        <w:t>.</w:t>
      </w:r>
    </w:p>
    <w:p w14:paraId="507738C6" w14:textId="77777777" w:rsidR="002E330B" w:rsidRDefault="002E330B">
      <w:pPr>
        <w:pStyle w:val="NumberedBulletPACKT"/>
      </w:pPr>
      <w:r>
        <w:t xml:space="preserve">On the </w:t>
      </w:r>
      <w:r>
        <w:rPr>
          <w:rStyle w:val="ScreenTextPACKT"/>
          <w:bCs/>
        </w:rPr>
        <w:t>Inbound Rules</w:t>
      </w:r>
      <w:r>
        <w:t xml:space="preserve"> page, right-click on the </w:t>
      </w:r>
      <w:r>
        <w:rPr>
          <w:rStyle w:val="ScreenTextPACKT"/>
          <w:bCs/>
        </w:rPr>
        <w:t>Forefront Identity Manager Service (Webservice)</w:t>
      </w:r>
      <w:r>
        <w:t xml:space="preserve"> rule, and then click </w:t>
      </w:r>
      <w:r>
        <w:rPr>
          <w:rStyle w:val="ScreenTextPACKT"/>
          <w:bCs/>
        </w:rPr>
        <w:t>Enable Rule</w:t>
      </w:r>
      <w:r>
        <w:t>.</w:t>
      </w:r>
    </w:p>
    <w:p w14:paraId="08C9F11B" w14:textId="77777777" w:rsidR="002E330B" w:rsidRDefault="002E330B">
      <w:pPr>
        <w:pStyle w:val="NumberedBulletEndPACKT"/>
        <w:spacing w:after="86"/>
      </w:pPr>
      <w:r>
        <w:t xml:space="preserve">To return </w:t>
      </w:r>
      <w:r w:rsidR="0015040B">
        <w:t>MIM</w:t>
      </w:r>
      <w:r>
        <w:t xml:space="preserve"> Portal to normal operation, enable </w:t>
      </w:r>
      <w:r w:rsidR="0015040B">
        <w:t>MIM</w:t>
      </w:r>
      <w:r>
        <w:t xml:space="preserve"> Portal using the following steps:</w:t>
      </w:r>
    </w:p>
    <w:p w14:paraId="46333EDF" w14:textId="77777777" w:rsidR="002E330B" w:rsidRDefault="002E330B">
      <w:pPr>
        <w:pStyle w:val="NumberedBulletWithinBulletPACKT"/>
        <w:numPr>
          <w:ilvl w:val="0"/>
          <w:numId w:val="40"/>
        </w:numPr>
        <w:pPrChange w:id="544" w:author="Amey Varangaonkar" w:date="2015-11-24T12:25:00Z">
          <w:pPr>
            <w:pStyle w:val="RomanNumberedBulletPACKT"/>
          </w:pPr>
        </w:pPrChange>
      </w:pPr>
      <w:r>
        <w:t xml:space="preserve">Open </w:t>
      </w:r>
      <w:r w:rsidRPr="00C22D4F">
        <w:rPr>
          <w:rStyle w:val="ScreenTextPACKT"/>
          <w:bCs/>
        </w:rPr>
        <w:t>Internet Information Services (IIS) Manager</w:t>
      </w:r>
      <w:r>
        <w:t>.</w:t>
      </w:r>
    </w:p>
    <w:p w14:paraId="36FFD557" w14:textId="77777777" w:rsidR="002E330B" w:rsidRDefault="002E330B">
      <w:pPr>
        <w:pStyle w:val="NumberedBulletWithinBulletPACKT"/>
        <w:pPrChange w:id="545" w:author="Amey Varangaonkar" w:date="2015-11-24T12:25:00Z">
          <w:pPr>
            <w:pStyle w:val="RomanNumberedBulletPACKT"/>
          </w:pPr>
        </w:pPrChange>
      </w:pPr>
      <w:r>
        <w:t xml:space="preserve">Navigate to </w:t>
      </w:r>
      <w:r>
        <w:rPr>
          <w:rStyle w:val="ScreenTextPACKT"/>
          <w:bCs/>
        </w:rPr>
        <w:t>SharePoint – 80</w:t>
      </w:r>
      <w:r>
        <w:t>.</w:t>
      </w:r>
    </w:p>
    <w:p w14:paraId="0FA84CC4" w14:textId="1523134A" w:rsidR="002E330B" w:rsidRDefault="002E330B">
      <w:pPr>
        <w:pStyle w:val="NumberedBulletWithinBulletPACKT"/>
        <w:pPrChange w:id="546" w:author="Amey Varangaonkar" w:date="2015-11-24T12:25:00Z">
          <w:pPr>
            <w:pStyle w:val="RomanNumberedBulletEndPACKT"/>
          </w:pPr>
        </w:pPrChange>
      </w:pPr>
      <w:r>
        <w:t xml:space="preserve">Right-click on the site, click </w:t>
      </w:r>
      <w:r>
        <w:rPr>
          <w:rStyle w:val="ScreenTextPACKT"/>
          <w:bCs/>
          <w:spacing w:val="-2"/>
        </w:rPr>
        <w:t>Manage Web Site</w:t>
      </w:r>
      <w:r>
        <w:t xml:space="preserve">, and then click </w:t>
      </w:r>
      <w:r>
        <w:rPr>
          <w:rStyle w:val="ScreenTextPACKT"/>
          <w:bCs/>
          <w:spacing w:val="-2"/>
        </w:rPr>
        <w:t>Start</w:t>
      </w:r>
      <w:r>
        <w:t>.</w:t>
      </w:r>
      <w:commentRangeStart w:id="547"/>
      <w:ins w:id="548" w:author="Amey Varangaonkar" w:date="2015-11-24T12:26:00Z">
        <w:r w:rsidR="00C22D4F">
          <w:t xml:space="preserve"> </w:t>
        </w:r>
        <w:commentRangeEnd w:id="547"/>
        <w:r w:rsidR="00C22D4F">
          <w:rPr>
            <w:rStyle w:val="CommentReference"/>
            <w:rFonts w:ascii="Arial" w:hAnsi="Arial" w:cs="Arial"/>
            <w:bCs/>
          </w:rPr>
          <w:commentReference w:id="547"/>
        </w:r>
      </w:ins>
    </w:p>
    <w:p w14:paraId="4695ACBB" w14:textId="77777777" w:rsidR="002E330B" w:rsidRDefault="002E330B">
      <w:pPr>
        <w:pStyle w:val="Heading1"/>
      </w:pPr>
      <w:commentRangeStart w:id="549"/>
      <w:r>
        <w:t>Summary</w:t>
      </w:r>
      <w:commentRangeEnd w:id="549"/>
      <w:r w:rsidR="00C22D4F">
        <w:rPr>
          <w:rStyle w:val="CommentReference"/>
          <w:b w:val="0"/>
          <w:bCs/>
          <w:iCs w:val="0"/>
          <w:color w:val="auto"/>
          <w:kern w:val="0"/>
          <w:lang w:val="en-US"/>
        </w:rPr>
        <w:commentReference w:id="549"/>
      </w:r>
    </w:p>
    <w:p w14:paraId="77105E3E" w14:textId="77777777" w:rsidR="002E330B" w:rsidRDefault="002E330B">
      <w:pPr>
        <w:pStyle w:val="NormalPACKT"/>
      </w:pPr>
      <w:r>
        <w:t xml:space="preserve">In this chapter, we have seen how The </w:t>
      </w:r>
      <w:r w:rsidR="00F82115">
        <w:t xml:space="preserve">Financial </w:t>
      </w:r>
      <w:r>
        <w:t>Company configured their first Ma</w:t>
      </w:r>
      <w:r>
        <w:t>n</w:t>
      </w:r>
      <w:r>
        <w:t xml:space="preserve">agement Agents and prepared the </w:t>
      </w:r>
      <w:r w:rsidR="00F82115">
        <w:t>M</w:t>
      </w:r>
      <w:r>
        <w:t>IM environment for further configuration.</w:t>
      </w:r>
    </w:p>
    <w:p w14:paraId="49FC6855" w14:textId="77777777" w:rsidR="002E330B" w:rsidRDefault="00F82115">
      <w:pPr>
        <w:pStyle w:val="NormalPACKT"/>
      </w:pPr>
      <w:r>
        <w:t>One</w:t>
      </w:r>
      <w:r w:rsidR="002E330B">
        <w:t xml:space="preserve"> common source of error in </w:t>
      </w:r>
      <w:r>
        <w:t>a</w:t>
      </w:r>
      <w:r w:rsidR="002E330B">
        <w:t xml:space="preserve"> </w:t>
      </w:r>
      <w:r>
        <w:t>M</w:t>
      </w:r>
      <w:r w:rsidR="002E330B">
        <w:t>IM environment is the lack of well-documented pr</w:t>
      </w:r>
      <w:r w:rsidR="002E330B">
        <w:t>o</w:t>
      </w:r>
      <w:r w:rsidR="002E330B">
        <w:t>cesses to make sure the development/test and production environments look the same. Learning and documenting how to move your configuration from development/test to production is vital as the configuration gets more complex.</w:t>
      </w:r>
    </w:p>
    <w:p w14:paraId="733B6FCC" w14:textId="77777777" w:rsidR="002E330B" w:rsidRDefault="002E330B">
      <w:pPr>
        <w:pStyle w:val="NormalPACKT"/>
      </w:pPr>
      <w:r>
        <w:t>If you take your time to make sure your basic configuration setup is satisfactory, it will save you many hours of troubleshooting later on. If you feel confident that your basic configuration is correct, moving on and making more complex configuration settings will be easier.</w:t>
      </w:r>
    </w:p>
    <w:p w14:paraId="4A3CED07" w14:textId="50A10084" w:rsidR="002E330B" w:rsidRDefault="002E330B">
      <w:pPr>
        <w:pStyle w:val="NormalPACKT"/>
      </w:pPr>
      <w:r>
        <w:lastRenderedPageBreak/>
        <w:t xml:space="preserve">We are now ready to actually do something with our </w:t>
      </w:r>
      <w:r w:rsidR="00F82115">
        <w:t>M</w:t>
      </w:r>
      <w:r>
        <w:t xml:space="preserve">IM environment. In the next chapter, we will start off by looking at how to configure </w:t>
      </w:r>
      <w:r w:rsidR="00F82115">
        <w:t>the M</w:t>
      </w:r>
      <w:r>
        <w:t xml:space="preserve">IM </w:t>
      </w:r>
      <w:r w:rsidR="00F82115">
        <w:t>Service</w:t>
      </w:r>
      <w:r>
        <w:t>.</w:t>
      </w:r>
      <w:ins w:id="551" w:author="Amey Varangaonkar" w:date="2015-11-24T12:27:00Z">
        <w:r w:rsidR="00C22D4F">
          <w:t xml:space="preserve"> </w:t>
        </w:r>
      </w:ins>
    </w:p>
    <w:sectPr w:rsidR="002E330B" w:rsidSect="00E81F9D">
      <w:pgSz w:w="12240" w:h="15840"/>
      <w:pgMar w:top="2347" w:right="2160" w:bottom="2707" w:left="2160" w:header="1973" w:footer="2347" w:gutter="0"/>
      <w:cols w:space="720"/>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ey Varangaonkar" w:date="2015-11-24T12:40:00Z" w:initials="AV">
    <w:p w14:paraId="6937BF1D" w14:textId="2787346D" w:rsidR="00FE74F3" w:rsidRDefault="00FE74F3">
      <w:pPr>
        <w:pStyle w:val="CommentText"/>
      </w:pPr>
      <w:r>
        <w:rPr>
          <w:rStyle w:val="CommentReference"/>
        </w:rPr>
        <w:annotationRef/>
      </w:r>
      <w:r w:rsidR="00FD20D5">
        <w:t>This is an excellent chapter, with all the topics covered nicely, and explained in a step-by-step manner. I have a few suggestions to enhance the presentation of the co</w:t>
      </w:r>
      <w:r w:rsidR="00FD20D5">
        <w:t>n</w:t>
      </w:r>
      <w:r w:rsidR="00FD20D5">
        <w:t>cepts explained in the chapter:</w:t>
      </w:r>
    </w:p>
    <w:p w14:paraId="29CFE4BF" w14:textId="77777777" w:rsidR="00FD20D5" w:rsidRDefault="00FD20D5">
      <w:pPr>
        <w:pStyle w:val="CommentText"/>
      </w:pPr>
    </w:p>
    <w:p w14:paraId="3B212EEF" w14:textId="77777777" w:rsidR="00FD20D5" w:rsidRDefault="00FD20D5" w:rsidP="00FD20D5">
      <w:pPr>
        <w:pStyle w:val="CommentText"/>
        <w:numPr>
          <w:ilvl w:val="0"/>
          <w:numId w:val="41"/>
        </w:numPr>
      </w:pPr>
      <w:r>
        <w:t>Please add layout information b</w:t>
      </w:r>
      <w:r>
        <w:t>e</w:t>
      </w:r>
      <w:r>
        <w:t>neath every image, and send us the image bundle separately consisting of all the images used in the chapter.</w:t>
      </w:r>
    </w:p>
    <w:p w14:paraId="03125979" w14:textId="77777777" w:rsidR="00FD20D5" w:rsidRDefault="00FD20D5" w:rsidP="00FD20D5">
      <w:pPr>
        <w:pStyle w:val="Heading3"/>
        <w:numPr>
          <w:ilvl w:val="0"/>
          <w:numId w:val="41"/>
        </w:numPr>
      </w:pPr>
      <w:r w:rsidRPr="000D15B4">
        <w:rPr>
          <w:b w:val="0"/>
        </w:rPr>
        <w:t>The section Creating SQL MA</w:t>
      </w:r>
      <w:r w:rsidRPr="000D15B4">
        <w:rPr>
          <w:rStyle w:val="CommentReference"/>
          <w:b w:val="0"/>
          <w:bCs/>
          <w:iCs w:val="0"/>
          <w:color w:val="auto"/>
          <w:lang w:val="en-US"/>
        </w:rPr>
        <w:annotationRef/>
      </w:r>
      <w:r w:rsidRPr="000D15B4">
        <w:rPr>
          <w:b w:val="0"/>
        </w:rPr>
        <w:t xml:space="preserve"> </w:t>
      </w:r>
      <w:r>
        <w:rPr>
          <w:b w:val="0"/>
        </w:rPr>
        <w:t>i</w:t>
      </w:r>
      <w:r w:rsidRPr="000D15B4">
        <w:rPr>
          <w:b w:val="0"/>
        </w:rPr>
        <w:t>s a bit too long, and goes on for more than 20 steps. Can we split this activity into multiple sub-activities as the readers will find it easier to follow the section?</w:t>
      </w:r>
    </w:p>
    <w:p w14:paraId="1F5A156B" w14:textId="77777777" w:rsidR="00FD20D5" w:rsidRDefault="00FD20D5" w:rsidP="00FD20D5">
      <w:pPr>
        <w:pStyle w:val="CommentText"/>
        <w:numPr>
          <w:ilvl w:val="0"/>
          <w:numId w:val="41"/>
        </w:numPr>
      </w:pPr>
      <w:r>
        <w:t>Please use properly cropped images in the chapter. I’ve taken care of 1 such image in the chapter</w:t>
      </w:r>
    </w:p>
    <w:p w14:paraId="186FAA3B" w14:textId="5DF45C25" w:rsidR="00FD20D5" w:rsidRDefault="00FD20D5" w:rsidP="00FD20D5">
      <w:pPr>
        <w:pStyle w:val="CommentText"/>
        <w:numPr>
          <w:ilvl w:val="0"/>
          <w:numId w:val="41"/>
        </w:numPr>
      </w:pPr>
      <w:r>
        <w:t>In some instances which I’ve hig</w:t>
      </w:r>
      <w:r>
        <w:t>h</w:t>
      </w:r>
      <w:r>
        <w:t>lighted above, can we replace the screenshots of code with actual code?</w:t>
      </w:r>
    </w:p>
    <w:p w14:paraId="4D27822F" w14:textId="77777777" w:rsidR="00FD20D5" w:rsidRDefault="00FD20D5" w:rsidP="00FD20D5">
      <w:pPr>
        <w:pStyle w:val="CommentText"/>
      </w:pPr>
    </w:p>
    <w:p w14:paraId="52BA66A2" w14:textId="1FDB47FE" w:rsidR="00FD20D5" w:rsidRDefault="00FD20D5" w:rsidP="00FD20D5">
      <w:pPr>
        <w:pStyle w:val="CommentText"/>
      </w:pPr>
      <w:r>
        <w:t>Please find other general comments of mine through the chapter, and make the necessary changes keeping ‘Track Changes’ feature of your word proce</w:t>
      </w:r>
      <w:r>
        <w:t>s</w:t>
      </w:r>
      <w:r>
        <w:t>sor enabled. Let me know in case of any query.</w:t>
      </w:r>
    </w:p>
  </w:comment>
  <w:comment w:id="1" w:author="Amey Varangaonkar" w:date="2015-11-24T12:27:00Z" w:initials="AV">
    <w:p w14:paraId="273B9DED" w14:textId="1021C606" w:rsidR="00FE74F3" w:rsidRDefault="00FE74F3">
      <w:pPr>
        <w:pStyle w:val="CommentText"/>
      </w:pPr>
      <w:r>
        <w:rPr>
          <w:rStyle w:val="CommentReference"/>
        </w:rPr>
        <w:annotationRef/>
      </w:r>
      <w:r>
        <w:t>Editing the sentence a bit. Please let me know if it looks good to you.</w:t>
      </w:r>
    </w:p>
  </w:comment>
  <w:comment w:id="6" w:author="Amey Varangaonkar" w:date="2015-11-24T12:27:00Z" w:initials="AV">
    <w:p w14:paraId="02DA36EE" w14:textId="0B2EFEA7" w:rsidR="00FE74F3" w:rsidRDefault="00FE74F3">
      <w:pPr>
        <w:pStyle w:val="CommentText"/>
      </w:pPr>
      <w:r>
        <w:rPr>
          <w:rStyle w:val="CommentReference"/>
        </w:rPr>
        <w:annotationRef/>
      </w:r>
      <w:r>
        <w:t>I’ve styled these tools as key words. Important terms are usually styled as key words using the Key Word [Packt] style.</w:t>
      </w:r>
    </w:p>
  </w:comment>
  <w:comment w:id="13" w:author="Amey Varangaonkar" w:date="2015-11-24T12:27:00Z" w:initials="AV">
    <w:p w14:paraId="1F239EE0" w14:textId="2F7E850D" w:rsidR="00FE74F3" w:rsidRDefault="00FE74F3">
      <w:pPr>
        <w:pStyle w:val="CommentText"/>
      </w:pPr>
      <w:r>
        <w:rPr>
          <w:rStyle w:val="CommentReference"/>
        </w:rPr>
        <w:annotationRef/>
      </w:r>
      <w:r>
        <w:t>I’ve taken the liberty of adding this sentence here, as we are talking about the features of these tools below. Please let me know if it looks good to you. I’ve also styled each point as a bullet, for better presentation.</w:t>
      </w:r>
    </w:p>
  </w:comment>
  <w:comment w:id="21" w:author="Amey Varangaonkar" w:date="2015-11-24T12:27:00Z" w:initials="AV">
    <w:p w14:paraId="2BB43790" w14:textId="77777777" w:rsidR="00FE74F3" w:rsidRDefault="00FE74F3">
      <w:pPr>
        <w:pStyle w:val="CommentText"/>
      </w:pPr>
      <w:r>
        <w:rPr>
          <w:rStyle w:val="CommentReference"/>
        </w:rPr>
        <w:annotationRef/>
      </w:r>
      <w:r>
        <w:t xml:space="preserve">Please note this piece of information that I’ve added below every image in the chapter. This is called as the Layout information. It acts like the metadata for every image, and is used by our production team to identify each image uniquely. </w:t>
      </w:r>
    </w:p>
    <w:p w14:paraId="770045FC" w14:textId="77777777" w:rsidR="00FE74F3" w:rsidRDefault="00FE74F3">
      <w:pPr>
        <w:pStyle w:val="CommentText"/>
      </w:pPr>
    </w:p>
    <w:p w14:paraId="786A806D" w14:textId="77777777" w:rsidR="00FE74F3" w:rsidRDefault="00FE74F3">
      <w:pPr>
        <w:pStyle w:val="CommentText"/>
      </w:pPr>
      <w:r>
        <w:t>The format for writing the layout info</w:t>
      </w:r>
      <w:r>
        <w:t>r</w:t>
      </w:r>
      <w:r>
        <w:t>mation is:</w:t>
      </w:r>
    </w:p>
    <w:p w14:paraId="7A92F699" w14:textId="77777777" w:rsidR="00FE74F3" w:rsidRDefault="00FE74F3">
      <w:pPr>
        <w:pStyle w:val="CommentText"/>
      </w:pPr>
    </w:p>
    <w:p w14:paraId="113C68A8" w14:textId="77777777" w:rsidR="00FE74F3" w:rsidRDefault="00FE74F3">
      <w:pPr>
        <w:pStyle w:val="CommentText"/>
        <w:rPr>
          <w:b/>
        </w:rPr>
      </w:pPr>
      <w:r w:rsidRPr="00F55AA4">
        <w:rPr>
          <w:b/>
        </w:rPr>
        <w:t>Book ID_Chapter No._Image no.</w:t>
      </w:r>
    </w:p>
    <w:p w14:paraId="55879DDE" w14:textId="77777777" w:rsidR="00FE74F3" w:rsidRDefault="00FE74F3">
      <w:pPr>
        <w:pStyle w:val="CommentText"/>
        <w:rPr>
          <w:b/>
        </w:rPr>
      </w:pPr>
    </w:p>
    <w:p w14:paraId="5CE9B86F" w14:textId="77777777" w:rsidR="00FE74F3" w:rsidRDefault="00FE74F3">
      <w:pPr>
        <w:pStyle w:val="CommentText"/>
      </w:pPr>
      <w:r>
        <w:t>I’ve added this information for all the images in the chapter, please do so for the coming chapters.</w:t>
      </w:r>
    </w:p>
    <w:p w14:paraId="1D038703" w14:textId="77777777" w:rsidR="00FE74F3" w:rsidRPr="00F55AA4" w:rsidRDefault="00FE74F3">
      <w:pPr>
        <w:pStyle w:val="CommentText"/>
        <w:rPr>
          <w:b/>
        </w:rPr>
      </w:pPr>
    </w:p>
    <w:p w14:paraId="1B9DE698" w14:textId="03157957" w:rsidR="00FE74F3" w:rsidRPr="00F55AA4" w:rsidRDefault="00FE74F3">
      <w:pPr>
        <w:pStyle w:val="CommentText"/>
      </w:pPr>
      <w:r w:rsidRPr="00F55AA4">
        <w:rPr>
          <w:b/>
        </w:rPr>
        <w:t xml:space="preserve">Also, please make sure that you send these images separately, along with the chapter draft in an image bundle. </w:t>
      </w:r>
    </w:p>
  </w:comment>
  <w:comment w:id="41" w:author="Amey Varangaonkar" w:date="2015-11-24T12:27:00Z" w:initials="AV">
    <w:p w14:paraId="62287C7A" w14:textId="1DDB2FA5" w:rsidR="00FE74F3" w:rsidRDefault="00FE74F3">
      <w:pPr>
        <w:pStyle w:val="CommentText"/>
      </w:pPr>
      <w:r>
        <w:rPr>
          <w:rStyle w:val="CommentReference"/>
        </w:rPr>
        <w:annotationRef/>
      </w:r>
      <w:r>
        <w:t>Please confirm if this is a single term and is presented as it should be.</w:t>
      </w:r>
    </w:p>
  </w:comment>
  <w:comment w:id="46" w:author="Amey Varangaonkar" w:date="2015-11-24T12:27:00Z" w:initials="AV">
    <w:p w14:paraId="45C8C37F" w14:textId="77777777" w:rsidR="004C12AA" w:rsidRPr="004C12AA" w:rsidRDefault="004C12AA">
      <w:pPr>
        <w:pStyle w:val="CommentText"/>
        <w:rPr>
          <w:b/>
        </w:rPr>
      </w:pPr>
      <w:r w:rsidRPr="004C12AA">
        <w:rPr>
          <w:rStyle w:val="CommentReference"/>
          <w:b/>
        </w:rPr>
        <w:annotationRef/>
      </w:r>
      <w:r w:rsidRPr="004C12AA">
        <w:rPr>
          <w:b/>
        </w:rPr>
        <w:t>Creating the A</w:t>
      </w:r>
      <w:r w:rsidRPr="004C12AA">
        <w:rPr>
          <w:b/>
        </w:rPr>
        <w:t>c</w:t>
      </w:r>
      <w:r w:rsidRPr="004C12AA">
        <w:rPr>
          <w:b/>
        </w:rPr>
        <w:t>tive Directory Management Agent</w:t>
      </w:r>
    </w:p>
    <w:p w14:paraId="5E280215" w14:textId="77777777" w:rsidR="004C12AA" w:rsidRDefault="004C12AA">
      <w:pPr>
        <w:pStyle w:val="CommentText"/>
      </w:pPr>
    </w:p>
    <w:p w14:paraId="2CF5CAB3" w14:textId="7793E23E" w:rsidR="004C12AA" w:rsidRDefault="004C12AA">
      <w:pPr>
        <w:pStyle w:val="CommentText"/>
      </w:pPr>
      <w:r>
        <w:t>Let’s try to use the complete term in the section heading so that the purpose of the section is clear to the reader.</w:t>
      </w:r>
    </w:p>
    <w:p w14:paraId="70A838D2" w14:textId="77777777" w:rsidR="005D4847" w:rsidRDefault="005D4847">
      <w:pPr>
        <w:pStyle w:val="CommentText"/>
      </w:pPr>
    </w:p>
    <w:p w14:paraId="43DE1D07" w14:textId="2C8A7F71" w:rsidR="005D4847" w:rsidRDefault="005D4847">
      <w:pPr>
        <w:pStyle w:val="CommentText"/>
      </w:pPr>
      <w:r>
        <w:t>This is a well-written section overall, lots of tips and additional information will help the reader understand the section better.</w:t>
      </w:r>
    </w:p>
  </w:comment>
  <w:comment w:id="58" w:author="Amey Varangaonkar" w:date="2015-11-24T12:27:00Z" w:initials="AV">
    <w:p w14:paraId="66365A9B" w14:textId="7D91BD50" w:rsidR="004C12AA" w:rsidRDefault="004C12AA">
      <w:pPr>
        <w:pStyle w:val="CommentText"/>
      </w:pPr>
      <w:r>
        <w:rPr>
          <w:rStyle w:val="CommentReference"/>
        </w:rPr>
        <w:annotationRef/>
      </w:r>
      <w:r>
        <w:t>The ‘Select Attri</w:t>
      </w:r>
      <w:r>
        <w:t>b</w:t>
      </w:r>
      <w:r>
        <w:t>utes’ term as visible in this screenshot seems to be cropped somewhat. Please ensure that the images that you use in the chapter are properly cropped. I shall make the necessary changes to this image by cropping out the entire term, kindly confirm.</w:t>
      </w:r>
    </w:p>
  </w:comment>
  <w:comment w:id="84" w:author="Amey Varangaonkar" w:date="2015-11-24T12:27:00Z" w:initials="AV">
    <w:p w14:paraId="0B066EC3" w14:textId="4832D679" w:rsidR="008B1A70" w:rsidRDefault="008B1A70">
      <w:pPr>
        <w:pStyle w:val="CommentText"/>
      </w:pPr>
      <w:r>
        <w:rPr>
          <w:rStyle w:val="CommentReference"/>
        </w:rPr>
        <w:annotationRef/>
      </w:r>
      <w:r>
        <w:t>This piece of info</w:t>
      </w:r>
      <w:r>
        <w:t>r</w:t>
      </w:r>
      <w:r>
        <w:t>mation has been styled in an information box, for the readers’ better understan</w:t>
      </w:r>
      <w:r>
        <w:t>d</w:t>
      </w:r>
      <w:r>
        <w:t>ing. Please let me know if you’re okay with the change.</w:t>
      </w:r>
    </w:p>
  </w:comment>
  <w:comment w:id="118" w:author="Amey Varangaonkar" w:date="2015-11-27T10:33:00Z" w:initials="AV">
    <w:p w14:paraId="0BF2666E" w14:textId="77777777" w:rsidR="001675E8" w:rsidRDefault="000D4E83">
      <w:pPr>
        <w:pStyle w:val="CommentText"/>
      </w:pPr>
      <w:r>
        <w:rPr>
          <w:rStyle w:val="CommentReference"/>
        </w:rPr>
        <w:annotationRef/>
      </w:r>
      <w:r>
        <w:t xml:space="preserve">This section has been wonderfully explained in a step-by-step fashion. Only one issue – it’s a bit too long, with over 20 steps. </w:t>
      </w:r>
    </w:p>
    <w:p w14:paraId="38FBB2C0" w14:textId="77777777" w:rsidR="001675E8" w:rsidRDefault="001675E8">
      <w:pPr>
        <w:pStyle w:val="CommentText"/>
      </w:pPr>
    </w:p>
    <w:p w14:paraId="256EF6D9" w14:textId="6D503485" w:rsidR="000D4E83" w:rsidRDefault="000D4E83">
      <w:pPr>
        <w:pStyle w:val="CommentText"/>
      </w:pPr>
      <w:r>
        <w:t>I strongly suggest breaking the section into several sub-sections – i.e. 1 big activity into multiple sub-activities. The flow of the section would be enhanced as we can point out what we are doing in each sub-activity. What do you think?</w:t>
      </w:r>
    </w:p>
  </w:comment>
  <w:comment w:id="162" w:author="Amey Varangaonkar" w:date="2015-11-24T12:27:00Z" w:initials="AV">
    <w:p w14:paraId="40A7027C" w14:textId="712BBF28" w:rsidR="00E66AB4" w:rsidRDefault="00E66AB4">
      <w:pPr>
        <w:pStyle w:val="CommentText"/>
      </w:pPr>
      <w:r>
        <w:rPr>
          <w:rStyle w:val="CommentReference"/>
        </w:rPr>
        <w:annotationRef/>
      </w:r>
      <w:r>
        <w:t>This seems to be important information. I’m styling this as an information box accordingly. Please let me know if it looks good.</w:t>
      </w:r>
    </w:p>
  </w:comment>
  <w:comment w:id="350" w:author="Amey Varangaonkar" w:date="2015-11-24T12:27:00Z" w:initials="AV">
    <w:p w14:paraId="54D29D6E" w14:textId="3D306274" w:rsidR="00397212" w:rsidRDefault="00397212">
      <w:pPr>
        <w:pStyle w:val="CommentText"/>
      </w:pPr>
      <w:r>
        <w:rPr>
          <w:rStyle w:val="CommentReference"/>
        </w:rPr>
        <w:annotationRef/>
      </w:r>
      <w:r>
        <w:t>In order to ensure consistency in all the way all the se</w:t>
      </w:r>
      <w:r>
        <w:t>c</w:t>
      </w:r>
      <w:r>
        <w:t>tions are presented, this section needs to be styled and presented as an activity too. I’m making the necessary changes by the styling the steps below in the form of numbered bullets. Please confirm the change.</w:t>
      </w:r>
    </w:p>
  </w:comment>
  <w:comment w:id="392" w:author="Amey Varangaonkar" w:date="2015-11-24T12:27:00Z" w:initials="AV">
    <w:p w14:paraId="060E6530" w14:textId="17F57F76" w:rsidR="00D96698" w:rsidRDefault="00D96698">
      <w:pPr>
        <w:pStyle w:val="CommentText"/>
      </w:pPr>
      <w:r>
        <w:rPr>
          <w:rStyle w:val="CommentReference"/>
        </w:rPr>
        <w:annotationRef/>
      </w:r>
      <w:r>
        <w:t>Instead of pr</w:t>
      </w:r>
      <w:r>
        <w:t>e</w:t>
      </w:r>
      <w:r>
        <w:t>senting the code as a screenshot, can we ty</w:t>
      </w:r>
      <w:r w:rsidR="001065BA">
        <w:t>pe it out? We will be having many customers who will be using the ebook version and for them, copy-pasting the code won’t be possible if we provide an image here. Please consider this su</w:t>
      </w:r>
      <w:r w:rsidR="001065BA">
        <w:t>g</w:t>
      </w:r>
      <w:r w:rsidR="001065BA">
        <w:t>gestion.</w:t>
      </w:r>
    </w:p>
  </w:comment>
  <w:comment w:id="459" w:author="Amey Varangaonkar" w:date="2015-11-24T12:27:00Z" w:initials="AV">
    <w:p w14:paraId="72CE2F4C" w14:textId="03E7A5CD" w:rsidR="009D141C" w:rsidRDefault="009D141C">
      <w:pPr>
        <w:pStyle w:val="CommentText"/>
      </w:pPr>
      <w:r>
        <w:rPr>
          <w:rStyle w:val="CommentReference"/>
        </w:rPr>
        <w:annotationRef/>
      </w:r>
      <w:r>
        <w:t>As mentioned earlier, I think it will be better if we type out the code instead of presenting it as a screenshot.</w:t>
      </w:r>
    </w:p>
  </w:comment>
  <w:comment w:id="478" w:author="Amey Varangaonkar" w:date="2015-11-24T12:27:00Z" w:initials="AV">
    <w:p w14:paraId="46ECA0A8" w14:textId="126FA30A" w:rsidR="006D742A" w:rsidRDefault="006D742A">
      <w:pPr>
        <w:pStyle w:val="CommentText"/>
      </w:pPr>
      <w:r>
        <w:rPr>
          <w:rStyle w:val="CommentReference"/>
        </w:rPr>
        <w:annotationRef/>
      </w:r>
      <w:r>
        <w:t>Can we present this as a screenshot instead?</w:t>
      </w:r>
    </w:p>
  </w:comment>
  <w:comment w:id="493" w:author="Amey Varangaonkar" w:date="2015-11-24T12:27:00Z" w:initials="AV">
    <w:p w14:paraId="2436B2A2" w14:textId="051EBD28" w:rsidR="00C22D4F" w:rsidRDefault="00C22D4F">
      <w:pPr>
        <w:pStyle w:val="CommentText"/>
      </w:pPr>
      <w:r>
        <w:rPr>
          <w:rStyle w:val="CommentReference"/>
        </w:rPr>
        <w:annotationRef/>
      </w:r>
      <w:r>
        <w:t>Modified the heading a bit, to make it more clear. What do you think?</w:t>
      </w:r>
    </w:p>
  </w:comment>
  <w:comment w:id="519" w:author="Amey Varangaonkar" w:date="2015-11-24T12:27:00Z" w:initials="AV">
    <w:p w14:paraId="1FAA7AF4" w14:textId="76D47BD6" w:rsidR="00C22D4F" w:rsidRDefault="00C22D4F">
      <w:pPr>
        <w:pStyle w:val="CommentText"/>
      </w:pPr>
      <w:r>
        <w:rPr>
          <w:rStyle w:val="CommentReference"/>
        </w:rPr>
        <w:annotationRef/>
      </w:r>
      <w:r>
        <w:t>Is this additional information which you want the readers to note? If so, we can style this as an information box. If it is some information which has been referred from a third party source, we will need add appr</w:t>
      </w:r>
      <w:r>
        <w:t>o</w:t>
      </w:r>
      <w:r>
        <w:t>priate reference links here. Please let me know.</w:t>
      </w:r>
    </w:p>
  </w:comment>
  <w:comment w:id="540" w:author="Amey Varangaonkar" w:date="2015-11-24T12:27:00Z" w:initials="AV">
    <w:p w14:paraId="3C59BD64" w14:textId="581DF9CE" w:rsidR="00C22D4F" w:rsidRDefault="00C22D4F">
      <w:pPr>
        <w:pStyle w:val="CommentText"/>
      </w:pPr>
      <w:r>
        <w:rPr>
          <w:rStyle w:val="CommentReference"/>
        </w:rPr>
        <w:annotationRef/>
      </w:r>
      <w:r>
        <w:t>Can we add a screenshot here to let the readers know what they will accomplish?</w:t>
      </w:r>
    </w:p>
  </w:comment>
  <w:comment w:id="547" w:author="Amey Varangaonkar" w:date="2015-11-24T12:27:00Z" w:initials="AV">
    <w:p w14:paraId="028696F6" w14:textId="0584E3F8" w:rsidR="00C22D4F" w:rsidRDefault="00C22D4F">
      <w:pPr>
        <w:pStyle w:val="CommentText"/>
      </w:pPr>
      <w:r>
        <w:rPr>
          <w:rStyle w:val="CommentReference"/>
        </w:rPr>
        <w:annotationRef/>
      </w:r>
      <w:r>
        <w:t>Can we add a screenshot here to let the readers know what they will accomplish?</w:t>
      </w:r>
    </w:p>
  </w:comment>
  <w:comment w:id="549" w:author="Amey Varangaonkar" w:date="2015-11-27T10:33:00Z" w:initials="AV">
    <w:p w14:paraId="278C4E59" w14:textId="2B0540E6" w:rsidR="00C22D4F" w:rsidRDefault="00C22D4F">
      <w:pPr>
        <w:pStyle w:val="CommentText"/>
      </w:pPr>
      <w:r>
        <w:rPr>
          <w:rStyle w:val="CommentReference"/>
        </w:rPr>
        <w:annotationRef/>
      </w:r>
      <w:r>
        <w:t xml:space="preserve">A nicely written summary. </w:t>
      </w:r>
      <w:r w:rsidR="000D15B4">
        <w:t>Just to sum up the sugge</w:t>
      </w:r>
      <w:r w:rsidR="000D15B4">
        <w:t>s</w:t>
      </w:r>
      <w:r w:rsidR="000D15B4">
        <w:t>tions I have made in the chapter overall:</w:t>
      </w:r>
    </w:p>
    <w:p w14:paraId="4BF6ACE6" w14:textId="77777777" w:rsidR="000D15B4" w:rsidRDefault="000D15B4">
      <w:pPr>
        <w:pStyle w:val="CommentText"/>
      </w:pPr>
    </w:p>
    <w:p w14:paraId="673BC19F" w14:textId="77777777" w:rsidR="000D15B4" w:rsidRDefault="000D15B4" w:rsidP="000D15B4">
      <w:pPr>
        <w:pStyle w:val="CommentText"/>
        <w:numPr>
          <w:ilvl w:val="0"/>
          <w:numId w:val="41"/>
        </w:numPr>
      </w:pPr>
      <w:r>
        <w:t>Please add layout information b</w:t>
      </w:r>
      <w:r>
        <w:t>e</w:t>
      </w:r>
      <w:r>
        <w:t>neath every image, and send us the image bundle separately consisting of all the images used in the chapter.</w:t>
      </w:r>
    </w:p>
    <w:p w14:paraId="1BE3838D" w14:textId="7B1E1376" w:rsidR="000D15B4" w:rsidRDefault="000D15B4" w:rsidP="000D15B4">
      <w:pPr>
        <w:pStyle w:val="Heading3"/>
        <w:numPr>
          <w:ilvl w:val="0"/>
          <w:numId w:val="41"/>
        </w:numPr>
      </w:pPr>
      <w:r w:rsidRPr="000D15B4">
        <w:rPr>
          <w:b w:val="0"/>
        </w:rPr>
        <w:t>The section Creating SQL MA</w:t>
      </w:r>
      <w:r w:rsidRPr="000D15B4">
        <w:rPr>
          <w:rStyle w:val="CommentReference"/>
          <w:b w:val="0"/>
          <w:bCs/>
          <w:iCs w:val="0"/>
          <w:color w:val="auto"/>
          <w:lang w:val="en-US"/>
        </w:rPr>
        <w:annotationRef/>
      </w:r>
      <w:r w:rsidRPr="000D15B4">
        <w:rPr>
          <w:b w:val="0"/>
        </w:rPr>
        <w:t xml:space="preserve"> </w:t>
      </w:r>
      <w:r>
        <w:rPr>
          <w:b w:val="0"/>
        </w:rPr>
        <w:t>i</w:t>
      </w:r>
      <w:r w:rsidRPr="000D15B4">
        <w:rPr>
          <w:b w:val="0"/>
        </w:rPr>
        <w:t>s a bit too long, and goes on for more than 20 steps. Can we split this activity into multiple sub-activities as the readers will find it easier to follow the section?</w:t>
      </w:r>
    </w:p>
    <w:p w14:paraId="10871526" w14:textId="77777777" w:rsidR="000D15B4" w:rsidRDefault="000D15B4" w:rsidP="000D15B4">
      <w:pPr>
        <w:pStyle w:val="CommentText"/>
        <w:numPr>
          <w:ilvl w:val="0"/>
          <w:numId w:val="41"/>
        </w:numPr>
      </w:pPr>
      <w:r>
        <w:t>Please use properly cropped images in the chapter. I’ve taken care of 1 such image in the chapter</w:t>
      </w:r>
    </w:p>
    <w:p w14:paraId="795967AF" w14:textId="77777777" w:rsidR="000D15B4" w:rsidRDefault="000D15B4" w:rsidP="000D15B4">
      <w:pPr>
        <w:pStyle w:val="CommentText"/>
        <w:numPr>
          <w:ilvl w:val="0"/>
          <w:numId w:val="41"/>
        </w:numPr>
      </w:pPr>
      <w:r>
        <w:t>In some instances which I’ve hig</w:t>
      </w:r>
      <w:r>
        <w:t>h</w:t>
      </w:r>
      <w:r>
        <w:t>lighted above, can we replace the screenshots of code with actual code?</w:t>
      </w:r>
    </w:p>
    <w:p w14:paraId="75EB9F9A" w14:textId="77777777" w:rsidR="00135AFE" w:rsidRDefault="00135AFE" w:rsidP="00135AFE">
      <w:pPr>
        <w:pStyle w:val="ListParagraph"/>
      </w:pPr>
    </w:p>
    <w:p w14:paraId="2718C2E6" w14:textId="0BA64C08" w:rsidR="00135AFE" w:rsidRDefault="00135AFE" w:rsidP="00135AFE">
      <w:pPr>
        <w:pStyle w:val="CommentText"/>
      </w:pPr>
      <w:r>
        <w:t xml:space="preserve">Overall, a very good chapter, </w:t>
      </w:r>
      <w:r w:rsidR="001675E8">
        <w:t>it is</w:t>
      </w:r>
      <w:bookmarkStart w:id="550" w:name="_GoBack"/>
      <w:bookmarkEnd w:id="550"/>
      <w:r>
        <w:t xml:space="preserve"> very easy to follow </w:t>
      </w:r>
      <w:r>
        <w:sym w:font="Wingdings" w:char="F04A"/>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Regular">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urier St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B2038D2"/>
    <w:lvl w:ilvl="0">
      <w:start w:val="1"/>
      <w:numFmt w:val="decimal"/>
      <w:lvlText w:val="%1."/>
      <w:lvlJc w:val="left"/>
      <w:pPr>
        <w:tabs>
          <w:tab w:val="num" w:pos="1492"/>
        </w:tabs>
        <w:ind w:left="1492" w:hanging="360"/>
      </w:pPr>
    </w:lvl>
  </w:abstractNum>
  <w:abstractNum w:abstractNumId="1">
    <w:nsid w:val="FFFFFF7D"/>
    <w:multiLevelType w:val="singleLevel"/>
    <w:tmpl w:val="7F58C1CC"/>
    <w:lvl w:ilvl="0">
      <w:start w:val="1"/>
      <w:numFmt w:val="decimal"/>
      <w:lvlText w:val="%1."/>
      <w:lvlJc w:val="left"/>
      <w:pPr>
        <w:tabs>
          <w:tab w:val="num" w:pos="1209"/>
        </w:tabs>
        <w:ind w:left="1209" w:hanging="360"/>
      </w:pPr>
    </w:lvl>
  </w:abstractNum>
  <w:abstractNum w:abstractNumId="2">
    <w:nsid w:val="FFFFFF7E"/>
    <w:multiLevelType w:val="singleLevel"/>
    <w:tmpl w:val="34482E6E"/>
    <w:lvl w:ilvl="0">
      <w:start w:val="1"/>
      <w:numFmt w:val="decimal"/>
      <w:lvlText w:val="%1."/>
      <w:lvlJc w:val="left"/>
      <w:pPr>
        <w:tabs>
          <w:tab w:val="num" w:pos="926"/>
        </w:tabs>
        <w:ind w:left="926" w:hanging="360"/>
      </w:pPr>
    </w:lvl>
  </w:abstractNum>
  <w:abstractNum w:abstractNumId="3">
    <w:nsid w:val="FFFFFF7F"/>
    <w:multiLevelType w:val="singleLevel"/>
    <w:tmpl w:val="73CCFD62"/>
    <w:lvl w:ilvl="0">
      <w:start w:val="1"/>
      <w:numFmt w:val="decimal"/>
      <w:lvlText w:val="%1."/>
      <w:lvlJc w:val="left"/>
      <w:pPr>
        <w:tabs>
          <w:tab w:val="num" w:pos="643"/>
        </w:tabs>
        <w:ind w:left="643" w:hanging="360"/>
      </w:pPr>
    </w:lvl>
  </w:abstractNum>
  <w:abstractNum w:abstractNumId="4">
    <w:nsid w:val="FFFFFF80"/>
    <w:multiLevelType w:val="singleLevel"/>
    <w:tmpl w:val="CBE802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446AD1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48655E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2A8E3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C024A5E"/>
    <w:lvl w:ilvl="0">
      <w:start w:val="1"/>
      <w:numFmt w:val="decimal"/>
      <w:lvlText w:val="%1."/>
      <w:lvlJc w:val="left"/>
      <w:pPr>
        <w:tabs>
          <w:tab w:val="num" w:pos="360"/>
        </w:tabs>
        <w:ind w:left="360" w:hanging="360"/>
      </w:pPr>
    </w:lvl>
  </w:abstractNum>
  <w:abstractNum w:abstractNumId="9">
    <w:nsid w:val="FFFFFF89"/>
    <w:multiLevelType w:val="singleLevel"/>
    <w:tmpl w:val="4D507AA2"/>
    <w:lvl w:ilvl="0">
      <w:start w:val="1"/>
      <w:numFmt w:val="bullet"/>
      <w:lvlText w:val=""/>
      <w:lvlJc w:val="left"/>
      <w:pPr>
        <w:tabs>
          <w:tab w:val="num" w:pos="360"/>
        </w:tabs>
        <w:ind w:left="360" w:hanging="360"/>
      </w:pPr>
      <w:rPr>
        <w:rFonts w:ascii="Symbol" w:hAnsi="Symbol" w:hint="default"/>
      </w:rPr>
    </w:lvl>
  </w:abstractNum>
  <w:abstractNum w:abstractNumId="1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1">
    <w:nsid w:val="11395964"/>
    <w:multiLevelType w:val="multilevel"/>
    <w:tmpl w:val="441C3358"/>
    <w:numStyleLink w:val="RomanNumberedBullet"/>
  </w:abstractNum>
  <w:abstractNum w:abstractNumId="12">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5">
    <w:nsid w:val="34B01141"/>
    <w:multiLevelType w:val="multilevel"/>
    <w:tmpl w:val="D91A43F4"/>
    <w:numStyleLink w:val="NumberedBulletWithinBullet"/>
  </w:abstractNum>
  <w:abstractNum w:abstractNumId="16">
    <w:nsid w:val="36E11761"/>
    <w:multiLevelType w:val="hybridMultilevel"/>
    <w:tmpl w:val="25884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nsid w:val="57897A4A"/>
    <w:multiLevelType w:val="hybridMultilevel"/>
    <w:tmpl w:val="5D644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8"/>
  </w:num>
  <w:num w:numId="2">
    <w:abstractNumId w:val="13"/>
  </w:num>
  <w:num w:numId="3">
    <w:abstractNumId w:val="20"/>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num>
  <w:num w:numId="16">
    <w:abstractNumId w:val="17"/>
  </w:num>
  <w:num w:numId="17">
    <w:abstractNumId w:val="19"/>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autoHyphenation/>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EFF"/>
    <w:rsid w:val="00062214"/>
    <w:rsid w:val="00080508"/>
    <w:rsid w:val="00086E06"/>
    <w:rsid w:val="000A341E"/>
    <w:rsid w:val="000C2820"/>
    <w:rsid w:val="000D15B4"/>
    <w:rsid w:val="000D4E83"/>
    <w:rsid w:val="000D7DC1"/>
    <w:rsid w:val="000E1FEA"/>
    <w:rsid w:val="001065BA"/>
    <w:rsid w:val="00135AFE"/>
    <w:rsid w:val="0015040B"/>
    <w:rsid w:val="001675E8"/>
    <w:rsid w:val="001748AE"/>
    <w:rsid w:val="00180949"/>
    <w:rsid w:val="001900F2"/>
    <w:rsid w:val="001C70CC"/>
    <w:rsid w:val="001D0EFF"/>
    <w:rsid w:val="00220C7B"/>
    <w:rsid w:val="002C5DF1"/>
    <w:rsid w:val="002D2B4E"/>
    <w:rsid w:val="002D2CE7"/>
    <w:rsid w:val="002E0DBA"/>
    <w:rsid w:val="002E330B"/>
    <w:rsid w:val="002E76DB"/>
    <w:rsid w:val="00393537"/>
    <w:rsid w:val="00397212"/>
    <w:rsid w:val="003A6D2F"/>
    <w:rsid w:val="003C20CE"/>
    <w:rsid w:val="003E5D55"/>
    <w:rsid w:val="0041302D"/>
    <w:rsid w:val="00463770"/>
    <w:rsid w:val="0047101E"/>
    <w:rsid w:val="0047416A"/>
    <w:rsid w:val="00487841"/>
    <w:rsid w:val="004C12AA"/>
    <w:rsid w:val="004D1607"/>
    <w:rsid w:val="004D69FF"/>
    <w:rsid w:val="004E405F"/>
    <w:rsid w:val="004F10C9"/>
    <w:rsid w:val="004F2035"/>
    <w:rsid w:val="00511B82"/>
    <w:rsid w:val="00515052"/>
    <w:rsid w:val="005B098C"/>
    <w:rsid w:val="005D4847"/>
    <w:rsid w:val="005F3F09"/>
    <w:rsid w:val="00612F4D"/>
    <w:rsid w:val="00641F84"/>
    <w:rsid w:val="00690350"/>
    <w:rsid w:val="006B14CB"/>
    <w:rsid w:val="006D742A"/>
    <w:rsid w:val="006E19D1"/>
    <w:rsid w:val="006E239A"/>
    <w:rsid w:val="00714A1B"/>
    <w:rsid w:val="00721141"/>
    <w:rsid w:val="00731ADB"/>
    <w:rsid w:val="00752727"/>
    <w:rsid w:val="00757DD2"/>
    <w:rsid w:val="007640ED"/>
    <w:rsid w:val="00767B85"/>
    <w:rsid w:val="007A454A"/>
    <w:rsid w:val="007B4E3E"/>
    <w:rsid w:val="007D2522"/>
    <w:rsid w:val="007D5D6A"/>
    <w:rsid w:val="0082615B"/>
    <w:rsid w:val="00836405"/>
    <w:rsid w:val="008734EF"/>
    <w:rsid w:val="008A3417"/>
    <w:rsid w:val="008B1A70"/>
    <w:rsid w:val="008B50EE"/>
    <w:rsid w:val="008D28E5"/>
    <w:rsid w:val="008E51B3"/>
    <w:rsid w:val="008F2004"/>
    <w:rsid w:val="008F4B81"/>
    <w:rsid w:val="00970664"/>
    <w:rsid w:val="00992DEA"/>
    <w:rsid w:val="009A61C1"/>
    <w:rsid w:val="009A7324"/>
    <w:rsid w:val="009D141C"/>
    <w:rsid w:val="00A05003"/>
    <w:rsid w:val="00A33227"/>
    <w:rsid w:val="00A409A2"/>
    <w:rsid w:val="00A464C5"/>
    <w:rsid w:val="00A648C1"/>
    <w:rsid w:val="00A80411"/>
    <w:rsid w:val="00A8397C"/>
    <w:rsid w:val="00AE73A9"/>
    <w:rsid w:val="00B20174"/>
    <w:rsid w:val="00B24DBB"/>
    <w:rsid w:val="00B30866"/>
    <w:rsid w:val="00B7107E"/>
    <w:rsid w:val="00B97431"/>
    <w:rsid w:val="00BE29C6"/>
    <w:rsid w:val="00C1513A"/>
    <w:rsid w:val="00C22D4F"/>
    <w:rsid w:val="00C26FFC"/>
    <w:rsid w:val="00CB731F"/>
    <w:rsid w:val="00CE7A23"/>
    <w:rsid w:val="00D12D80"/>
    <w:rsid w:val="00D36FA5"/>
    <w:rsid w:val="00D46191"/>
    <w:rsid w:val="00D84204"/>
    <w:rsid w:val="00D939C7"/>
    <w:rsid w:val="00D96698"/>
    <w:rsid w:val="00DA7803"/>
    <w:rsid w:val="00DB5ED6"/>
    <w:rsid w:val="00E62694"/>
    <w:rsid w:val="00E66AB4"/>
    <w:rsid w:val="00E76B6D"/>
    <w:rsid w:val="00E81F9D"/>
    <w:rsid w:val="00E94A51"/>
    <w:rsid w:val="00E96D68"/>
    <w:rsid w:val="00ED3115"/>
    <w:rsid w:val="00ED4F91"/>
    <w:rsid w:val="00ED6BD8"/>
    <w:rsid w:val="00EE314C"/>
    <w:rsid w:val="00F1073B"/>
    <w:rsid w:val="00F3153F"/>
    <w:rsid w:val="00F47CA8"/>
    <w:rsid w:val="00F55AA4"/>
    <w:rsid w:val="00F6593A"/>
    <w:rsid w:val="00F72B10"/>
    <w:rsid w:val="00F82115"/>
    <w:rsid w:val="00F86C43"/>
    <w:rsid w:val="00F937EA"/>
    <w:rsid w:val="00FD20D5"/>
    <w:rsid w:val="00FD7B9A"/>
    <w:rsid w:val="00FE471E"/>
    <w:rsid w:val="00FE74F3"/>
    <w:rsid w:val="00FF4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BB811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81F9D"/>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E81F9D"/>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E81F9D"/>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E81F9D"/>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E81F9D"/>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E81F9D"/>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E81F9D"/>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PACKT] Char"/>
    <w:link w:val="Heading1"/>
    <w:locked/>
    <w:rsid w:val="00E81F9D"/>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locked/>
    <w:rsid w:val="00E81F9D"/>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locked/>
    <w:rPr>
      <w:rFonts w:ascii="Arial" w:eastAsia="Times New Roman" w:hAnsi="Arial" w:cs="Arial"/>
      <w:b/>
      <w:iCs/>
      <w:color w:val="000000"/>
      <w:sz w:val="26"/>
      <w:szCs w:val="26"/>
      <w:lang w:val="en-GB"/>
    </w:rPr>
  </w:style>
  <w:style w:type="paragraph" w:customStyle="1" w:styleId="NoParagraphStyle">
    <w:name w:val="[No Paragraph Style]"/>
    <w:pPr>
      <w:widowControl w:val="0"/>
      <w:autoSpaceDE w:val="0"/>
      <w:autoSpaceDN w:val="0"/>
      <w:adjustRightInd w:val="0"/>
      <w:spacing w:after="0" w:line="288" w:lineRule="auto"/>
      <w:textAlignment w:val="center"/>
    </w:pPr>
    <w:rPr>
      <w:rFonts w:ascii="Times Regular" w:hAnsi="Times Regular" w:cs="Times Regular"/>
      <w:color w:val="000000"/>
      <w:sz w:val="24"/>
      <w:szCs w:val="24"/>
      <w:lang w:val="en-GB"/>
    </w:rPr>
  </w:style>
  <w:style w:type="paragraph" w:customStyle="1" w:styleId="NormalPACKT">
    <w:name w:val="Normal [PACKT]"/>
    <w:uiPriority w:val="99"/>
    <w:rsid w:val="00E81F9D"/>
    <w:pPr>
      <w:spacing w:after="120" w:line="240" w:lineRule="auto"/>
    </w:pPr>
    <w:rPr>
      <w:rFonts w:ascii="Times New Roman" w:eastAsia="Times New Roman" w:hAnsi="Times New Roman"/>
      <w:szCs w:val="24"/>
    </w:rPr>
  </w:style>
  <w:style w:type="paragraph" w:customStyle="1" w:styleId="ChapterTitlePACKT">
    <w:name w:val="Chapter Title [PACKT]"/>
    <w:next w:val="NormalPACKT"/>
    <w:uiPriority w:val="99"/>
    <w:rsid w:val="00E81F9D"/>
    <w:pPr>
      <w:spacing w:after="840" w:line="240" w:lineRule="auto"/>
      <w:jc w:val="right"/>
    </w:pPr>
    <w:rPr>
      <w:rFonts w:ascii="Arial" w:eastAsia="Times New Roman" w:hAnsi="Arial" w:cs="Arial"/>
      <w:bCs/>
      <w:color w:val="000000"/>
      <w:kern w:val="32"/>
      <w:sz w:val="56"/>
      <w:szCs w:val="32"/>
      <w:lang w:val="en-GB"/>
    </w:rPr>
  </w:style>
  <w:style w:type="paragraph" w:customStyle="1" w:styleId="BulletPACKT">
    <w:name w:val="Bullet [PACKT]"/>
    <w:basedOn w:val="NormalPACKT"/>
    <w:uiPriority w:val="99"/>
    <w:rsid w:val="00E81F9D"/>
    <w:pPr>
      <w:numPr>
        <w:numId w:val="2"/>
      </w:numPr>
      <w:tabs>
        <w:tab w:val="left" w:pos="360"/>
      </w:tabs>
      <w:suppressAutoHyphens/>
      <w:spacing w:after="60"/>
      <w:ind w:left="720" w:right="360"/>
    </w:pPr>
  </w:style>
  <w:style w:type="paragraph" w:customStyle="1" w:styleId="BulletEndPACKT">
    <w:name w:val="Bullet End [PACKT]"/>
    <w:basedOn w:val="BulletPACKT"/>
    <w:next w:val="NormalPACKT"/>
    <w:uiPriority w:val="99"/>
    <w:rsid w:val="00E81F9D"/>
    <w:pPr>
      <w:spacing w:after="120"/>
    </w:pPr>
  </w:style>
  <w:style w:type="paragraph" w:customStyle="1" w:styleId="InformationBoxPACKT">
    <w:name w:val="Information Box [PACKT]"/>
    <w:basedOn w:val="NormalPACKT"/>
    <w:next w:val="NormalPACKT"/>
    <w:uiPriority w:val="99"/>
    <w:qFormat/>
    <w:rsid w:val="00E81F9D"/>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BasicParagraph">
    <w:name w:val="[Basic Paragraph]"/>
    <w:basedOn w:val="NoParagraphStyle"/>
    <w:uiPriority w:val="99"/>
  </w:style>
  <w:style w:type="paragraph" w:customStyle="1" w:styleId="TipPACKT">
    <w:name w:val="Tip [PACKT]"/>
    <w:basedOn w:val="InformationBoxPACKT"/>
    <w:next w:val="NormalPACKT"/>
    <w:uiPriority w:val="99"/>
    <w:qFormat/>
    <w:rsid w:val="00E81F9D"/>
    <w:pPr>
      <w:pBdr>
        <w:top w:val="double" w:sz="4" w:space="6" w:color="auto"/>
        <w:left w:val="none" w:sz="0" w:space="0" w:color="auto"/>
        <w:bottom w:val="double" w:sz="4" w:space="9" w:color="auto"/>
        <w:right w:val="none" w:sz="0" w:space="0" w:color="auto"/>
      </w:pBdr>
      <w:shd w:val="clear" w:color="auto" w:fill="auto"/>
    </w:pPr>
  </w:style>
  <w:style w:type="paragraph" w:customStyle="1" w:styleId="NumberedBulletPACKT">
    <w:name w:val="Numbered Bullet [PACKT]"/>
    <w:basedOn w:val="BulletPACKT"/>
    <w:uiPriority w:val="99"/>
    <w:rsid w:val="00E81F9D"/>
    <w:pPr>
      <w:numPr>
        <w:numId w:val="4"/>
      </w:numPr>
    </w:pPr>
  </w:style>
  <w:style w:type="paragraph" w:customStyle="1" w:styleId="BulletWithoutBulletWithinBulletPACKT">
    <w:name w:val="Bullet Without Bullet Within Bullet [PACKT]"/>
    <w:basedOn w:val="BulletPACKT"/>
    <w:uiPriority w:val="99"/>
    <w:rsid w:val="00E81F9D"/>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E81F9D"/>
    <w:pPr>
      <w:spacing w:after="120"/>
    </w:pPr>
  </w:style>
  <w:style w:type="paragraph" w:customStyle="1" w:styleId="FigurePACKT">
    <w:name w:val="Figure [PACKT]"/>
    <w:uiPriority w:val="99"/>
    <w:rsid w:val="00E81F9D"/>
    <w:pPr>
      <w:spacing w:before="240" w:after="240" w:line="240" w:lineRule="auto"/>
      <w:jc w:val="center"/>
    </w:pPr>
    <w:rPr>
      <w:rFonts w:ascii="Tahoma" w:eastAsia="Times New Roman" w:hAnsi="Tahoma" w:cs="Tahoma"/>
      <w:sz w:val="16"/>
      <w:szCs w:val="16"/>
      <w:lang w:val="en-GB"/>
    </w:rPr>
  </w:style>
  <w:style w:type="paragraph" w:customStyle="1" w:styleId="FigureWithinBulletPACKT">
    <w:name w:val="Figure Within Bullet [PACKT]"/>
    <w:basedOn w:val="FigurePACKT"/>
    <w:uiPriority w:val="99"/>
    <w:qFormat/>
    <w:rsid w:val="00E81F9D"/>
  </w:style>
  <w:style w:type="paragraph" w:customStyle="1" w:styleId="NumberedBulletEndPACKT">
    <w:name w:val="Numbered Bullet End [PACKT]"/>
    <w:basedOn w:val="NumberedBulletPACKT"/>
    <w:next w:val="NormalPACKT"/>
    <w:uiPriority w:val="99"/>
    <w:rsid w:val="00E81F9D"/>
    <w:pPr>
      <w:spacing w:after="120"/>
    </w:pPr>
  </w:style>
  <w:style w:type="paragraph" w:customStyle="1" w:styleId="BulletWithinBulletPACKT">
    <w:name w:val="Bullet Within Bullet [PACKT]"/>
    <w:basedOn w:val="BulletPACKT"/>
    <w:uiPriority w:val="99"/>
    <w:rsid w:val="00E81F9D"/>
    <w:pPr>
      <w:tabs>
        <w:tab w:val="clear" w:pos="360"/>
      </w:tabs>
      <w:ind w:left="1440" w:right="720"/>
    </w:pPr>
  </w:style>
  <w:style w:type="paragraph" w:customStyle="1" w:styleId="NumberedBulletWithinBulletPACKT">
    <w:name w:val="Numbered Bullet Within Bullet [PACKT]"/>
    <w:basedOn w:val="BulletWithinBulletPACKT"/>
    <w:uiPriority w:val="99"/>
    <w:rsid w:val="00E81F9D"/>
    <w:pPr>
      <w:numPr>
        <w:numId w:val="7"/>
      </w:numPr>
    </w:pPr>
  </w:style>
  <w:style w:type="paragraph" w:customStyle="1" w:styleId="RomanNumberedBulletPACKT">
    <w:name w:val="Roman Numbered Bullet [PACKT]"/>
    <w:basedOn w:val="NumberedBulletPACKT"/>
    <w:uiPriority w:val="99"/>
    <w:qFormat/>
    <w:rsid w:val="00E81F9D"/>
    <w:pPr>
      <w:numPr>
        <w:numId w:val="11"/>
      </w:numPr>
      <w:tabs>
        <w:tab w:val="clear" w:pos="360"/>
      </w:tabs>
    </w:pPr>
  </w:style>
  <w:style w:type="paragraph" w:customStyle="1" w:styleId="RomanNumberedBulletEndPACKT">
    <w:name w:val="Roman Numbered Bullet End [PACKT]"/>
    <w:basedOn w:val="RomanNumberedBulletPACKT"/>
    <w:uiPriority w:val="99"/>
    <w:qFormat/>
    <w:rsid w:val="00E81F9D"/>
    <w:pPr>
      <w:spacing w:after="120"/>
    </w:pPr>
  </w:style>
  <w:style w:type="paragraph" w:customStyle="1" w:styleId="QuotePACKT">
    <w:name w:val="Quote [PACKT]"/>
    <w:basedOn w:val="NormalPACKT"/>
    <w:uiPriority w:val="99"/>
    <w:rsid w:val="00E81F9D"/>
    <w:pPr>
      <w:shd w:val="clear" w:color="auto" w:fill="FFFF00"/>
      <w:spacing w:before="180" w:after="180"/>
      <w:ind w:left="432" w:right="432"/>
    </w:pPr>
    <w:rPr>
      <w:i/>
    </w:rPr>
  </w:style>
  <w:style w:type="paragraph" w:customStyle="1" w:styleId="InformationBoxWithinBulletPACKT">
    <w:name w:val="Information Box Within Bullet [PACKT]"/>
    <w:basedOn w:val="InformationBoxPACKT"/>
    <w:uiPriority w:val="99"/>
    <w:qFormat/>
    <w:rsid w:val="00E81F9D"/>
    <w:pPr>
      <w:ind w:left="1080"/>
    </w:pPr>
  </w:style>
  <w:style w:type="paragraph" w:customStyle="1" w:styleId="BulletWithinBulletEndPACKT">
    <w:name w:val="Bullet Within Bullet End [PACKT]"/>
    <w:basedOn w:val="BulletWithinBulletPACKT"/>
    <w:uiPriority w:val="99"/>
    <w:rsid w:val="00E81F9D"/>
    <w:pPr>
      <w:spacing w:after="120"/>
    </w:pPr>
  </w:style>
  <w:style w:type="paragraph" w:customStyle="1" w:styleId="IgnorePACKT">
    <w:name w:val="Ignore [PACKT]"/>
    <w:basedOn w:val="FigureWithinTipPACKT"/>
    <w:uiPriority w:val="99"/>
    <w:qFormat/>
    <w:rsid w:val="00E81F9D"/>
  </w:style>
  <w:style w:type="character" w:customStyle="1" w:styleId="ItalicsPACKT">
    <w:name w:val="Italics [PACKT]"/>
    <w:uiPriority w:val="99"/>
    <w:rsid w:val="00E81F9D"/>
    <w:rPr>
      <w:i/>
      <w:color w:val="FF99CC"/>
    </w:rPr>
  </w:style>
  <w:style w:type="character" w:customStyle="1" w:styleId="CodeInTextPACKT">
    <w:name w:val="Code In Text [PACKT]"/>
    <w:uiPriority w:val="99"/>
    <w:rsid w:val="00E81F9D"/>
    <w:rPr>
      <w:rFonts w:ascii="Lucida Console" w:hAnsi="Lucida Console"/>
      <w:color w:val="747959"/>
      <w:sz w:val="19"/>
      <w:szCs w:val="18"/>
    </w:rPr>
  </w:style>
  <w:style w:type="character" w:customStyle="1" w:styleId="KeyWordPACKT">
    <w:name w:val="Key Word [PACKT]"/>
    <w:uiPriority w:val="99"/>
    <w:rsid w:val="00E81F9D"/>
    <w:rPr>
      <w:b/>
    </w:rPr>
  </w:style>
  <w:style w:type="character" w:customStyle="1" w:styleId="URLPACKT">
    <w:name w:val="URL [PACKT]"/>
    <w:uiPriority w:val="99"/>
    <w:rsid w:val="00E81F9D"/>
    <w:rPr>
      <w:rFonts w:ascii="Lucida Console" w:hAnsi="Lucida Console"/>
      <w:color w:val="0000FF"/>
      <w:sz w:val="19"/>
      <w:szCs w:val="18"/>
    </w:rPr>
  </w:style>
  <w:style w:type="character" w:customStyle="1" w:styleId="ScreenTextPACKT">
    <w:name w:val="Screen Text [PACKT]"/>
    <w:uiPriority w:val="99"/>
    <w:rsid w:val="00E81F9D"/>
    <w:rPr>
      <w:rFonts w:ascii="Times New Roman" w:hAnsi="Times New Roman"/>
      <w:b/>
      <w:color w:val="008000"/>
      <w:sz w:val="22"/>
    </w:rPr>
  </w:style>
  <w:style w:type="character" w:customStyle="1" w:styleId="ChapterrefPACKT">
    <w:name w:val="Chapterref [PACKT]"/>
    <w:uiPriority w:val="99"/>
    <w:rsid w:val="00E81F9D"/>
    <w:rPr>
      <w:rFonts w:ascii="Times New Roman" w:hAnsi="Times New Roman"/>
      <w:i/>
      <w:dstrike w:val="0"/>
      <w:color w:val="808000"/>
      <w:sz w:val="22"/>
      <w:szCs w:val="22"/>
      <w:u w:val="none"/>
      <w:vertAlign w:val="baseline"/>
    </w:rPr>
  </w:style>
  <w:style w:type="character" w:styleId="Strong">
    <w:name w:val="Strong"/>
    <w:basedOn w:val="DefaultParagraphFont"/>
    <w:uiPriority w:val="22"/>
    <w:qFormat/>
    <w:rsid w:val="004E405F"/>
    <w:rPr>
      <w:b/>
      <w:bCs/>
    </w:rPr>
  </w:style>
  <w:style w:type="paragraph" w:styleId="BalloonText">
    <w:name w:val="Balloon Text"/>
    <w:basedOn w:val="Normal"/>
    <w:link w:val="BalloonTextChar"/>
    <w:rsid w:val="00E81F9D"/>
    <w:pPr>
      <w:spacing w:before="0" w:after="0"/>
    </w:pPr>
    <w:rPr>
      <w:rFonts w:ascii="Tahoma" w:hAnsi="Tahoma" w:cs="Tahoma"/>
      <w:sz w:val="16"/>
      <w:szCs w:val="16"/>
    </w:rPr>
  </w:style>
  <w:style w:type="character" w:customStyle="1" w:styleId="BalloonTextChar">
    <w:name w:val="Balloon Text Char"/>
    <w:link w:val="BalloonText"/>
    <w:rsid w:val="00E81F9D"/>
    <w:rPr>
      <w:rFonts w:ascii="Tahoma" w:eastAsia="Times New Roman" w:hAnsi="Tahoma" w:cs="Tahoma"/>
      <w:bCs/>
      <w:sz w:val="16"/>
      <w:szCs w:val="16"/>
    </w:rPr>
  </w:style>
  <w:style w:type="character" w:customStyle="1" w:styleId="Heading4Char">
    <w:name w:val="Heading 4 Char"/>
    <w:aliases w:val="Heading 4 [PACKT] Char"/>
    <w:basedOn w:val="DefaultParagraphFont"/>
    <w:link w:val="Heading4"/>
    <w:rsid w:val="00E81F9D"/>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E81F9D"/>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E81F9D"/>
    <w:rPr>
      <w:rFonts w:ascii="Arial" w:eastAsia="Times New Roman" w:hAnsi="Arial" w:cs="Arial"/>
      <w:iCs/>
      <w:color w:val="000000"/>
      <w:sz w:val="20"/>
      <w:lang w:val="en-GB"/>
    </w:rPr>
  </w:style>
  <w:style w:type="paragraph" w:styleId="Footer">
    <w:name w:val="footer"/>
    <w:basedOn w:val="Normal"/>
    <w:link w:val="FooterChar"/>
    <w:semiHidden/>
    <w:rsid w:val="00E81F9D"/>
    <w:pPr>
      <w:tabs>
        <w:tab w:val="center" w:pos="4320"/>
        <w:tab w:val="right" w:pos="8640"/>
      </w:tabs>
    </w:pPr>
  </w:style>
  <w:style w:type="character" w:customStyle="1" w:styleId="FooterChar">
    <w:name w:val="Footer Char"/>
    <w:basedOn w:val="DefaultParagraphFont"/>
    <w:link w:val="Footer"/>
    <w:semiHidden/>
    <w:rsid w:val="00E81F9D"/>
    <w:rPr>
      <w:rFonts w:ascii="Arial" w:eastAsia="Times New Roman" w:hAnsi="Arial" w:cs="Arial"/>
      <w:bCs/>
      <w:sz w:val="20"/>
      <w:szCs w:val="24"/>
    </w:rPr>
  </w:style>
  <w:style w:type="character" w:customStyle="1" w:styleId="EmailPACKT">
    <w:name w:val="Email [PACKT]"/>
    <w:uiPriority w:val="99"/>
    <w:qFormat/>
    <w:locked/>
    <w:rsid w:val="00E81F9D"/>
    <w:rPr>
      <w:rFonts w:ascii="Lucida Console" w:hAnsi="Lucida Console"/>
      <w:color w:val="FF6600"/>
      <w:sz w:val="19"/>
      <w:szCs w:val="18"/>
    </w:rPr>
  </w:style>
  <w:style w:type="character" w:customStyle="1" w:styleId="KeyPACKT">
    <w:name w:val="Key [PACKT]"/>
    <w:uiPriority w:val="99"/>
    <w:locked/>
    <w:rsid w:val="00E81F9D"/>
    <w:rPr>
      <w:i/>
      <w:color w:val="00CCFF"/>
    </w:rPr>
  </w:style>
  <w:style w:type="paragraph" w:customStyle="1" w:styleId="CodePACKT">
    <w:name w:val="Code [PACKT]"/>
    <w:basedOn w:val="NormalPACKT"/>
    <w:uiPriority w:val="99"/>
    <w:locked/>
    <w:rsid w:val="00E81F9D"/>
    <w:pPr>
      <w:spacing w:after="50"/>
      <w:ind w:left="360"/>
    </w:pPr>
    <w:rPr>
      <w:rFonts w:ascii="Lucida Console" w:hAnsi="Lucida Console"/>
      <w:sz w:val="19"/>
      <w:szCs w:val="18"/>
      <w:lang w:eastAsia="ar-SA"/>
    </w:rPr>
  </w:style>
  <w:style w:type="paragraph" w:customStyle="1" w:styleId="TableColumnHeadingPACKT">
    <w:name w:val="Table Column Heading [PACKT]"/>
    <w:basedOn w:val="NormalPACKT"/>
    <w:uiPriority w:val="99"/>
    <w:rsid w:val="00E81F9D"/>
    <w:pPr>
      <w:spacing w:before="60" w:after="60"/>
    </w:pPr>
    <w:rPr>
      <w:rFonts w:cs="Arial"/>
      <w:b/>
      <w:bCs/>
      <w:sz w:val="20"/>
    </w:rPr>
  </w:style>
  <w:style w:type="paragraph" w:customStyle="1" w:styleId="CodeEndPACKT">
    <w:name w:val="Code End [PACKT]"/>
    <w:basedOn w:val="CodePACKT"/>
    <w:next w:val="NormalPACKT"/>
    <w:uiPriority w:val="99"/>
    <w:locked/>
    <w:rsid w:val="00E81F9D"/>
    <w:pPr>
      <w:spacing w:after="120"/>
    </w:pPr>
  </w:style>
  <w:style w:type="paragraph" w:customStyle="1" w:styleId="TableColumnContentPACKT">
    <w:name w:val="Table Column Content [PACKT]"/>
    <w:basedOn w:val="TableColumnHeadingPACKT"/>
    <w:uiPriority w:val="99"/>
    <w:rsid w:val="00E81F9D"/>
    <w:rPr>
      <w:b w:val="0"/>
    </w:rPr>
  </w:style>
  <w:style w:type="paragraph" w:customStyle="1" w:styleId="CommandLinePACKT">
    <w:name w:val="Command Line [PACKT]"/>
    <w:basedOn w:val="CodePACKT"/>
    <w:uiPriority w:val="99"/>
    <w:qFormat/>
    <w:locked/>
    <w:rsid w:val="00E81F9D"/>
    <w:pPr>
      <w:spacing w:after="60"/>
      <w:ind w:left="0"/>
    </w:pPr>
  </w:style>
  <w:style w:type="paragraph" w:customStyle="1" w:styleId="CodeWithinTipPACKT">
    <w:name w:val="Code Within Tip [PACKT]"/>
    <w:uiPriority w:val="99"/>
    <w:qFormat/>
    <w:rsid w:val="00E81F9D"/>
    <w:pPr>
      <w:pBdr>
        <w:top w:val="double" w:sz="4" w:space="6" w:color="auto"/>
        <w:bottom w:val="double" w:sz="4" w:space="9" w:color="auto"/>
      </w:pBdr>
      <w:spacing w:after="50" w:line="240" w:lineRule="auto"/>
      <w:ind w:left="720" w:right="720"/>
    </w:pPr>
    <w:rPr>
      <w:rFonts w:ascii="Lucida Console" w:eastAsia="Times New Roman" w:hAnsi="Lucida Console"/>
      <w:sz w:val="19"/>
      <w:szCs w:val="20"/>
    </w:rPr>
  </w:style>
  <w:style w:type="paragraph" w:customStyle="1" w:styleId="ChapterNumberPACKT">
    <w:name w:val="Chapter Number [PACKT]"/>
    <w:next w:val="ChapterTitlePACKT"/>
    <w:locked/>
    <w:rsid w:val="00E81F9D"/>
    <w:pPr>
      <w:spacing w:after="0" w:line="240" w:lineRule="auto"/>
      <w:jc w:val="right"/>
    </w:pPr>
    <w:rPr>
      <w:rFonts w:ascii="Arial" w:eastAsia="Times New Roman" w:hAnsi="Arial" w:cs="Arial"/>
      <w:bCs/>
      <w:color w:val="000000"/>
      <w:kern w:val="32"/>
      <w:sz w:val="120"/>
      <w:szCs w:val="32"/>
      <w:lang w:val="en-GB"/>
    </w:rPr>
  </w:style>
  <w:style w:type="paragraph" w:customStyle="1" w:styleId="PartPACKT">
    <w:name w:val="Part [PACKT]"/>
    <w:basedOn w:val="TipWithinBulletPACKT"/>
    <w:uiPriority w:val="99"/>
    <w:qFormat/>
    <w:rsid w:val="00E81F9D"/>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E81F9D"/>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E81F9D"/>
  </w:style>
  <w:style w:type="paragraph" w:customStyle="1" w:styleId="PartTitlePACKT">
    <w:name w:val="Part Title [PACKT]"/>
    <w:basedOn w:val="PartPACKT"/>
    <w:uiPriority w:val="99"/>
    <w:qFormat/>
    <w:rsid w:val="00E81F9D"/>
    <w:rPr>
      <w:i/>
      <w:sz w:val="26"/>
      <w:u w:val="none"/>
    </w:rPr>
  </w:style>
  <w:style w:type="paragraph" w:customStyle="1" w:styleId="CommandLineEndPACKT">
    <w:name w:val="Command Line End [PACKT]"/>
    <w:basedOn w:val="CommandLinePACKT"/>
    <w:uiPriority w:val="99"/>
    <w:locked/>
    <w:rsid w:val="00E81F9D"/>
    <w:pPr>
      <w:spacing w:after="120"/>
    </w:pPr>
    <w:rPr>
      <w:bCs/>
      <w:noProof/>
      <w:szCs w:val="20"/>
      <w:lang w:eastAsia="en-US"/>
    </w:rPr>
  </w:style>
  <w:style w:type="paragraph" w:customStyle="1" w:styleId="CodeWithinBulletsPACKT">
    <w:name w:val="Code Within Bullets [PACKT]"/>
    <w:basedOn w:val="CodePACKT"/>
    <w:uiPriority w:val="99"/>
    <w:locked/>
    <w:rsid w:val="00E81F9D"/>
    <w:pPr>
      <w:ind w:left="1080"/>
    </w:pPr>
    <w:rPr>
      <w:szCs w:val="20"/>
    </w:rPr>
  </w:style>
  <w:style w:type="paragraph" w:customStyle="1" w:styleId="CodeWithinBulletsEndPACKT">
    <w:name w:val="Code Within Bullets End [PACKT]"/>
    <w:basedOn w:val="CodeWithinBulletsPACKT"/>
    <w:uiPriority w:val="99"/>
    <w:locked/>
    <w:rsid w:val="00E81F9D"/>
    <w:pPr>
      <w:spacing w:after="120"/>
    </w:pPr>
  </w:style>
  <w:style w:type="paragraph" w:customStyle="1" w:styleId="NumberedBulletWithinBulletEndPACKT">
    <w:name w:val="Numbered Bullet Within Bullet End [PACKT]"/>
    <w:basedOn w:val="NumberedBulletWithinBulletPACKT"/>
    <w:uiPriority w:val="99"/>
    <w:locked/>
    <w:rsid w:val="00E81F9D"/>
    <w:pPr>
      <w:spacing w:after="120"/>
    </w:pPr>
  </w:style>
  <w:style w:type="paragraph" w:customStyle="1" w:styleId="BulletWithinInformationBoxPACKT">
    <w:name w:val="Bullet Within Information Box [PACKT]"/>
    <w:basedOn w:val="InformationBoxPACKT"/>
    <w:uiPriority w:val="99"/>
    <w:qFormat/>
    <w:locked/>
    <w:rsid w:val="00E81F9D"/>
    <w:pPr>
      <w:spacing w:before="0" w:after="20"/>
      <w:ind w:left="1080" w:hanging="360"/>
    </w:pPr>
  </w:style>
  <w:style w:type="paragraph" w:customStyle="1" w:styleId="CodeWithinTipEndPACKT">
    <w:name w:val="Code Within Tip End [PACKT]"/>
    <w:basedOn w:val="CodeWithinTipPACKT"/>
    <w:uiPriority w:val="99"/>
    <w:qFormat/>
    <w:rsid w:val="00E81F9D"/>
    <w:pPr>
      <w:spacing w:after="120"/>
    </w:pPr>
  </w:style>
  <w:style w:type="paragraph" w:customStyle="1" w:styleId="CodeWithinInformationBoxPACKT">
    <w:name w:val="Code Within Information Box [PACKT]"/>
    <w:basedOn w:val="CodeWithinTipPACKT"/>
    <w:uiPriority w:val="99"/>
    <w:qFormat/>
    <w:rsid w:val="00E81F9D"/>
    <w:pPr>
      <w:pBdr>
        <w:top w:val="single" w:sz="4" w:space="6" w:color="auto"/>
        <w:left w:val="single" w:sz="4" w:space="4" w:color="auto"/>
        <w:bottom w:val="single" w:sz="4" w:space="9" w:color="auto"/>
        <w:right w:val="single" w:sz="4" w:space="4" w:color="auto"/>
      </w:pBdr>
      <w:spacing w:after="20"/>
    </w:pPr>
  </w:style>
  <w:style w:type="paragraph" w:customStyle="1" w:styleId="LayoutInformationPACKT">
    <w:name w:val="Layout Information [PACKT]"/>
    <w:basedOn w:val="NormalPACKT"/>
    <w:next w:val="NormalPACKT"/>
    <w:rsid w:val="00E81F9D"/>
    <w:rPr>
      <w:rFonts w:ascii="Arial" w:hAnsi="Arial"/>
      <w:b/>
      <w:color w:val="FF0000"/>
      <w:sz w:val="28"/>
      <w:szCs w:val="28"/>
    </w:rPr>
  </w:style>
  <w:style w:type="paragraph" w:customStyle="1" w:styleId="FigureWithinTipPACKT">
    <w:name w:val="Figure Within Tip [PACKT]"/>
    <w:basedOn w:val="FigureWithinTableContentPACKT"/>
    <w:uiPriority w:val="99"/>
    <w:qFormat/>
    <w:rsid w:val="00E81F9D"/>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E81F9D"/>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E81F9D"/>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BulletWithinInformationBoxEndPACKT">
    <w:name w:val="Bullet Within Information Box End [PACKT]"/>
    <w:basedOn w:val="BulletWithinInformationBoxPACKT"/>
    <w:uiPriority w:val="99"/>
    <w:qFormat/>
    <w:rsid w:val="00E81F9D"/>
    <w:pPr>
      <w:spacing w:after="60"/>
    </w:pPr>
  </w:style>
  <w:style w:type="paragraph" w:customStyle="1" w:styleId="BulletWithinTipPACKT">
    <w:name w:val="Bullet Within Tip [PACKT]"/>
    <w:basedOn w:val="BulletWithinInformationBoxPACKT"/>
    <w:uiPriority w:val="99"/>
    <w:qFormat/>
    <w:rsid w:val="00E81F9D"/>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E81F9D"/>
    <w:pPr>
      <w:spacing w:after="60"/>
    </w:pPr>
  </w:style>
  <w:style w:type="paragraph" w:customStyle="1" w:styleId="CodeWithinInformationBoxEndPACKT">
    <w:name w:val="Code Within Information Box End [PACKT]"/>
    <w:basedOn w:val="CodeWithinInformationBoxPACKT"/>
    <w:qFormat/>
    <w:rsid w:val="00E81F9D"/>
    <w:pPr>
      <w:spacing w:before="180" w:after="180"/>
    </w:pPr>
  </w:style>
  <w:style w:type="paragraph" w:customStyle="1" w:styleId="CodeWithinTableColumnContentPACKT">
    <w:name w:val="Code Within Table Column Content [PACKT]"/>
    <w:basedOn w:val="CodeWithinTipEndPACKT"/>
    <w:uiPriority w:val="99"/>
    <w:qFormat/>
    <w:rsid w:val="00E81F9D"/>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E81F9D"/>
    <w:pPr>
      <w:spacing w:after="120"/>
    </w:pPr>
  </w:style>
  <w:style w:type="paragraph" w:customStyle="1" w:styleId="CommandLineWithinTipPACKT">
    <w:name w:val="Command Line Within Tip [PACKT]"/>
    <w:basedOn w:val="CommandLinePACKT"/>
    <w:uiPriority w:val="99"/>
    <w:qFormat/>
    <w:rsid w:val="00E81F9D"/>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E81F9D"/>
    <w:pPr>
      <w:spacing w:after="120"/>
    </w:pPr>
  </w:style>
  <w:style w:type="paragraph" w:customStyle="1" w:styleId="CommandLineWithinInformationBoxPACKT">
    <w:name w:val="Command Line Within Information Box [PACKT]"/>
    <w:basedOn w:val="CommandLineWithinTipPACKT"/>
    <w:uiPriority w:val="99"/>
    <w:qFormat/>
    <w:rsid w:val="00E81F9D"/>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E81F9D"/>
    <w:pPr>
      <w:spacing w:after="120"/>
    </w:pPr>
  </w:style>
  <w:style w:type="paragraph" w:customStyle="1" w:styleId="CommandLineWithinTableColumnContentPACKT">
    <w:name w:val="Command Line Within Table Column Content [PACKT]"/>
    <w:basedOn w:val="CommandLineWithinInformationBoxEndPACKT"/>
    <w:uiPriority w:val="99"/>
    <w:qFormat/>
    <w:rsid w:val="00E81F9D"/>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E81F9D"/>
    <w:pPr>
      <w:spacing w:after="120"/>
    </w:pPr>
  </w:style>
  <w:style w:type="paragraph" w:customStyle="1" w:styleId="CommandLineWithinBulletPACKT">
    <w:name w:val="Command Line Within Bullet [PACKT]"/>
    <w:basedOn w:val="CommandLineWithinTableColumnContentEndPACKT"/>
    <w:uiPriority w:val="99"/>
    <w:qFormat/>
    <w:rsid w:val="00E81F9D"/>
    <w:pPr>
      <w:ind w:left="720"/>
    </w:pPr>
  </w:style>
  <w:style w:type="paragraph" w:customStyle="1" w:styleId="CommandLineWithinBulletEndPACKT">
    <w:name w:val="Command Line Within Bullet End [PACKT]"/>
    <w:basedOn w:val="CommandLineWithinBulletPACKT"/>
    <w:uiPriority w:val="99"/>
    <w:qFormat/>
    <w:rsid w:val="00E81F9D"/>
  </w:style>
  <w:style w:type="paragraph" w:customStyle="1" w:styleId="QuoteWithinBulletPACKT">
    <w:name w:val="Quote Within Bullet [PACKT]"/>
    <w:basedOn w:val="QuotePACKT"/>
    <w:uiPriority w:val="99"/>
    <w:qFormat/>
    <w:rsid w:val="00E81F9D"/>
    <w:pPr>
      <w:ind w:left="864" w:right="864"/>
    </w:pPr>
  </w:style>
  <w:style w:type="character" w:customStyle="1" w:styleId="CodeHighlightedPACKT">
    <w:name w:val="Code Highlighted [PACKT]"/>
    <w:uiPriority w:val="99"/>
    <w:qFormat/>
    <w:rsid w:val="00E81F9D"/>
    <w:rPr>
      <w:rFonts w:ascii="Lucida Console" w:hAnsi="Lucida Console"/>
      <w:b/>
      <w:color w:val="747959"/>
      <w:sz w:val="18"/>
      <w:szCs w:val="18"/>
    </w:rPr>
  </w:style>
  <w:style w:type="character" w:customStyle="1" w:styleId="IconPACKT">
    <w:name w:val="Icon [PACKT]"/>
    <w:uiPriority w:val="99"/>
    <w:qFormat/>
    <w:rsid w:val="00E81F9D"/>
    <w:rPr>
      <w:rFonts w:ascii="Times New Roman" w:hAnsi="Times New Roman"/>
      <w:noProof/>
      <w:sz w:val="22"/>
    </w:rPr>
  </w:style>
  <w:style w:type="table" w:styleId="TableGrid">
    <w:name w:val="Table Grid"/>
    <w:basedOn w:val="TableNormal"/>
    <w:rsid w:val="00E81F9D"/>
    <w:pPr>
      <w:spacing w:after="0" w:line="240" w:lineRule="auto"/>
    </w:pPr>
    <w:rPr>
      <w:rFonts w:ascii="Times New Roman" w:eastAsia="Times New Roman" w:hAnsi="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PACKT">
    <w:name w:val="Figure Caption [PACKT]"/>
    <w:basedOn w:val="FigurePACKT"/>
    <w:uiPriority w:val="99"/>
    <w:qFormat/>
    <w:rsid w:val="00E81F9D"/>
    <w:pPr>
      <w:spacing w:before="0" w:after="120"/>
    </w:pPr>
    <w:rPr>
      <w:rFonts w:ascii="Times New Roman" w:hAnsi="Times New Roman"/>
    </w:rPr>
  </w:style>
  <w:style w:type="paragraph" w:customStyle="1" w:styleId="AlphabeticalBulletPACKT">
    <w:name w:val="Alphabetical Bullet [PACKT]"/>
    <w:basedOn w:val="Normal"/>
    <w:uiPriority w:val="99"/>
    <w:qFormat/>
    <w:rsid w:val="00E81F9D"/>
    <w:pPr>
      <w:numPr>
        <w:numId w:val="17"/>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E81F9D"/>
    <w:pPr>
      <w:spacing w:after="120"/>
    </w:pPr>
    <w:rPr>
      <w:bCs/>
    </w:rPr>
  </w:style>
  <w:style w:type="paragraph" w:customStyle="1" w:styleId="PartSectionPACKT">
    <w:name w:val="Part Section [PACKT]"/>
    <w:basedOn w:val="PartTitlePACKT"/>
    <w:uiPriority w:val="99"/>
    <w:qFormat/>
    <w:rsid w:val="00E81F9D"/>
    <w:rPr>
      <w:sz w:val="46"/>
    </w:rPr>
  </w:style>
  <w:style w:type="paragraph" w:customStyle="1" w:styleId="BulletWithinTableColumnContentPACKT">
    <w:name w:val="Bullet Within Table Column Content [PACKT]"/>
    <w:basedOn w:val="BulletPACKT"/>
    <w:uiPriority w:val="99"/>
    <w:qFormat/>
    <w:rsid w:val="00E81F9D"/>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E81F9D"/>
    <w:pPr>
      <w:spacing w:after="120"/>
    </w:pPr>
  </w:style>
  <w:style w:type="paragraph" w:customStyle="1" w:styleId="PartHeadingPACKT">
    <w:name w:val="Part Heading [PACKT]"/>
    <w:basedOn w:val="ChapterTitlePACKT"/>
    <w:qFormat/>
    <w:rsid w:val="00E81F9D"/>
  </w:style>
  <w:style w:type="paragraph" w:customStyle="1" w:styleId="BulletWithoutBulletWithinNestedBulletPACKT">
    <w:name w:val="Bullet Without Bullet Within Nested Bullet [PACKT]"/>
    <w:basedOn w:val="BulletWithoutBulletWithinBulletPACKT"/>
    <w:uiPriority w:val="99"/>
    <w:rsid w:val="00E81F9D"/>
    <w:pPr>
      <w:ind w:left="1440"/>
    </w:pPr>
  </w:style>
  <w:style w:type="paragraph" w:customStyle="1" w:styleId="BulletWithoutBulletWithinNestedBulletEndPACKT">
    <w:name w:val="Bullet Without Bullet Within Nested Bullet End [PACKT]"/>
    <w:basedOn w:val="BulletWithoutBulletWithinNestedBulletPACKT"/>
    <w:uiPriority w:val="99"/>
    <w:rsid w:val="00E81F9D"/>
    <w:pPr>
      <w:spacing w:after="173"/>
    </w:pPr>
  </w:style>
  <w:style w:type="paragraph" w:customStyle="1" w:styleId="AppendixTitlePACKT">
    <w:name w:val="Appendix Title [PACKT]"/>
    <w:basedOn w:val="NormalPACKT"/>
    <w:uiPriority w:val="99"/>
    <w:rsid w:val="00E81F9D"/>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E81F9D"/>
  </w:style>
  <w:style w:type="numbering" w:customStyle="1" w:styleId="NumberedBulletWithinBullet">
    <w:name w:val="Numbered Bullet Within Bullet"/>
    <w:uiPriority w:val="99"/>
    <w:rsid w:val="00E81F9D"/>
    <w:pPr>
      <w:numPr>
        <w:numId w:val="6"/>
      </w:numPr>
    </w:pPr>
  </w:style>
  <w:style w:type="numbering" w:customStyle="1" w:styleId="RomanNumberedBullet">
    <w:name w:val="Roman Numbered Bullet"/>
    <w:uiPriority w:val="99"/>
    <w:rsid w:val="00E81F9D"/>
    <w:pPr>
      <w:numPr>
        <w:numId w:val="9"/>
      </w:numPr>
    </w:pPr>
  </w:style>
  <w:style w:type="numbering" w:customStyle="1" w:styleId="AlphabeticalBullet">
    <w:name w:val="Alphabetical Bullet"/>
    <w:uiPriority w:val="99"/>
    <w:rsid w:val="00E81F9D"/>
    <w:pPr>
      <w:numPr>
        <w:numId w:val="17"/>
      </w:numPr>
    </w:pPr>
  </w:style>
  <w:style w:type="character" w:styleId="CommentReference">
    <w:name w:val="annotation reference"/>
    <w:basedOn w:val="DefaultParagraphFont"/>
    <w:uiPriority w:val="99"/>
    <w:semiHidden/>
    <w:unhideWhenUsed/>
    <w:rsid w:val="00463770"/>
    <w:rPr>
      <w:sz w:val="16"/>
      <w:szCs w:val="16"/>
    </w:rPr>
  </w:style>
  <w:style w:type="paragraph" w:styleId="CommentText">
    <w:name w:val="annotation text"/>
    <w:basedOn w:val="Normal"/>
    <w:link w:val="CommentTextChar"/>
    <w:uiPriority w:val="99"/>
    <w:semiHidden/>
    <w:unhideWhenUsed/>
    <w:rsid w:val="00463770"/>
    <w:rPr>
      <w:szCs w:val="20"/>
    </w:rPr>
  </w:style>
  <w:style w:type="character" w:customStyle="1" w:styleId="CommentTextChar">
    <w:name w:val="Comment Text Char"/>
    <w:basedOn w:val="DefaultParagraphFont"/>
    <w:link w:val="CommentText"/>
    <w:uiPriority w:val="99"/>
    <w:semiHidden/>
    <w:rsid w:val="00463770"/>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463770"/>
    <w:rPr>
      <w:b/>
    </w:rPr>
  </w:style>
  <w:style w:type="character" w:customStyle="1" w:styleId="CommentSubjectChar">
    <w:name w:val="Comment Subject Char"/>
    <w:basedOn w:val="CommentTextChar"/>
    <w:link w:val="CommentSubject"/>
    <w:uiPriority w:val="99"/>
    <w:semiHidden/>
    <w:rsid w:val="00463770"/>
    <w:rPr>
      <w:rFonts w:ascii="Arial" w:eastAsia="Times New Roman" w:hAnsi="Arial" w:cs="Arial"/>
      <w:b/>
      <w:bCs/>
      <w:sz w:val="20"/>
      <w:szCs w:val="20"/>
    </w:rPr>
  </w:style>
  <w:style w:type="paragraph" w:styleId="Revision">
    <w:name w:val="Revision"/>
    <w:hidden/>
    <w:uiPriority w:val="99"/>
    <w:semiHidden/>
    <w:rsid w:val="00FE74F3"/>
    <w:pPr>
      <w:spacing w:after="0" w:line="240" w:lineRule="auto"/>
    </w:pPr>
    <w:rPr>
      <w:rFonts w:ascii="Arial" w:eastAsia="Times New Roman" w:hAnsi="Arial" w:cs="Arial"/>
      <w:bCs/>
      <w:sz w:val="20"/>
      <w:szCs w:val="24"/>
    </w:rPr>
  </w:style>
  <w:style w:type="paragraph" w:styleId="ListParagraph">
    <w:name w:val="List Paragraph"/>
    <w:basedOn w:val="Normal"/>
    <w:uiPriority w:val="34"/>
    <w:qFormat/>
    <w:rsid w:val="00135A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81F9D"/>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E81F9D"/>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E81F9D"/>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E81F9D"/>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E81F9D"/>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E81F9D"/>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E81F9D"/>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PACKT] Char"/>
    <w:link w:val="Heading1"/>
    <w:locked/>
    <w:rsid w:val="00E81F9D"/>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locked/>
    <w:rsid w:val="00E81F9D"/>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locked/>
    <w:rPr>
      <w:rFonts w:ascii="Arial" w:eastAsia="Times New Roman" w:hAnsi="Arial" w:cs="Arial"/>
      <w:b/>
      <w:iCs/>
      <w:color w:val="000000"/>
      <w:sz w:val="26"/>
      <w:szCs w:val="26"/>
      <w:lang w:val="en-GB"/>
    </w:rPr>
  </w:style>
  <w:style w:type="paragraph" w:customStyle="1" w:styleId="NoParagraphStyle">
    <w:name w:val="[No Paragraph Style]"/>
    <w:pPr>
      <w:widowControl w:val="0"/>
      <w:autoSpaceDE w:val="0"/>
      <w:autoSpaceDN w:val="0"/>
      <w:adjustRightInd w:val="0"/>
      <w:spacing w:after="0" w:line="288" w:lineRule="auto"/>
      <w:textAlignment w:val="center"/>
    </w:pPr>
    <w:rPr>
      <w:rFonts w:ascii="Times Regular" w:hAnsi="Times Regular" w:cs="Times Regular"/>
      <w:color w:val="000000"/>
      <w:sz w:val="24"/>
      <w:szCs w:val="24"/>
      <w:lang w:val="en-GB"/>
    </w:rPr>
  </w:style>
  <w:style w:type="paragraph" w:customStyle="1" w:styleId="NormalPACKT">
    <w:name w:val="Normal [PACKT]"/>
    <w:uiPriority w:val="99"/>
    <w:rsid w:val="00E81F9D"/>
    <w:pPr>
      <w:spacing w:after="120" w:line="240" w:lineRule="auto"/>
    </w:pPr>
    <w:rPr>
      <w:rFonts w:ascii="Times New Roman" w:eastAsia="Times New Roman" w:hAnsi="Times New Roman"/>
      <w:szCs w:val="24"/>
    </w:rPr>
  </w:style>
  <w:style w:type="paragraph" w:customStyle="1" w:styleId="ChapterTitlePACKT">
    <w:name w:val="Chapter Title [PACKT]"/>
    <w:next w:val="NormalPACKT"/>
    <w:uiPriority w:val="99"/>
    <w:rsid w:val="00E81F9D"/>
    <w:pPr>
      <w:spacing w:after="840" w:line="240" w:lineRule="auto"/>
      <w:jc w:val="right"/>
    </w:pPr>
    <w:rPr>
      <w:rFonts w:ascii="Arial" w:eastAsia="Times New Roman" w:hAnsi="Arial" w:cs="Arial"/>
      <w:bCs/>
      <w:color w:val="000000"/>
      <w:kern w:val="32"/>
      <w:sz w:val="56"/>
      <w:szCs w:val="32"/>
      <w:lang w:val="en-GB"/>
    </w:rPr>
  </w:style>
  <w:style w:type="paragraph" w:customStyle="1" w:styleId="BulletPACKT">
    <w:name w:val="Bullet [PACKT]"/>
    <w:basedOn w:val="NormalPACKT"/>
    <w:uiPriority w:val="99"/>
    <w:rsid w:val="00E81F9D"/>
    <w:pPr>
      <w:numPr>
        <w:numId w:val="2"/>
      </w:numPr>
      <w:tabs>
        <w:tab w:val="left" w:pos="360"/>
      </w:tabs>
      <w:suppressAutoHyphens/>
      <w:spacing w:after="60"/>
      <w:ind w:left="720" w:right="360"/>
    </w:pPr>
  </w:style>
  <w:style w:type="paragraph" w:customStyle="1" w:styleId="BulletEndPACKT">
    <w:name w:val="Bullet End [PACKT]"/>
    <w:basedOn w:val="BulletPACKT"/>
    <w:next w:val="NormalPACKT"/>
    <w:uiPriority w:val="99"/>
    <w:rsid w:val="00E81F9D"/>
    <w:pPr>
      <w:spacing w:after="120"/>
    </w:pPr>
  </w:style>
  <w:style w:type="paragraph" w:customStyle="1" w:styleId="InformationBoxPACKT">
    <w:name w:val="Information Box [PACKT]"/>
    <w:basedOn w:val="NormalPACKT"/>
    <w:next w:val="NormalPACKT"/>
    <w:uiPriority w:val="99"/>
    <w:qFormat/>
    <w:rsid w:val="00E81F9D"/>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BasicParagraph">
    <w:name w:val="[Basic Paragraph]"/>
    <w:basedOn w:val="NoParagraphStyle"/>
    <w:uiPriority w:val="99"/>
  </w:style>
  <w:style w:type="paragraph" w:customStyle="1" w:styleId="TipPACKT">
    <w:name w:val="Tip [PACKT]"/>
    <w:basedOn w:val="InformationBoxPACKT"/>
    <w:next w:val="NormalPACKT"/>
    <w:uiPriority w:val="99"/>
    <w:qFormat/>
    <w:rsid w:val="00E81F9D"/>
    <w:pPr>
      <w:pBdr>
        <w:top w:val="double" w:sz="4" w:space="6" w:color="auto"/>
        <w:left w:val="none" w:sz="0" w:space="0" w:color="auto"/>
        <w:bottom w:val="double" w:sz="4" w:space="9" w:color="auto"/>
        <w:right w:val="none" w:sz="0" w:space="0" w:color="auto"/>
      </w:pBdr>
      <w:shd w:val="clear" w:color="auto" w:fill="auto"/>
    </w:pPr>
  </w:style>
  <w:style w:type="paragraph" w:customStyle="1" w:styleId="NumberedBulletPACKT">
    <w:name w:val="Numbered Bullet [PACKT]"/>
    <w:basedOn w:val="BulletPACKT"/>
    <w:uiPriority w:val="99"/>
    <w:rsid w:val="00E81F9D"/>
    <w:pPr>
      <w:numPr>
        <w:numId w:val="4"/>
      </w:numPr>
    </w:pPr>
  </w:style>
  <w:style w:type="paragraph" w:customStyle="1" w:styleId="BulletWithoutBulletWithinBulletPACKT">
    <w:name w:val="Bullet Without Bullet Within Bullet [PACKT]"/>
    <w:basedOn w:val="BulletPACKT"/>
    <w:uiPriority w:val="99"/>
    <w:rsid w:val="00E81F9D"/>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E81F9D"/>
    <w:pPr>
      <w:spacing w:after="120"/>
    </w:pPr>
  </w:style>
  <w:style w:type="paragraph" w:customStyle="1" w:styleId="FigurePACKT">
    <w:name w:val="Figure [PACKT]"/>
    <w:uiPriority w:val="99"/>
    <w:rsid w:val="00E81F9D"/>
    <w:pPr>
      <w:spacing w:before="240" w:after="240" w:line="240" w:lineRule="auto"/>
      <w:jc w:val="center"/>
    </w:pPr>
    <w:rPr>
      <w:rFonts w:ascii="Tahoma" w:eastAsia="Times New Roman" w:hAnsi="Tahoma" w:cs="Tahoma"/>
      <w:sz w:val="16"/>
      <w:szCs w:val="16"/>
      <w:lang w:val="en-GB"/>
    </w:rPr>
  </w:style>
  <w:style w:type="paragraph" w:customStyle="1" w:styleId="FigureWithinBulletPACKT">
    <w:name w:val="Figure Within Bullet [PACKT]"/>
    <w:basedOn w:val="FigurePACKT"/>
    <w:uiPriority w:val="99"/>
    <w:qFormat/>
    <w:rsid w:val="00E81F9D"/>
  </w:style>
  <w:style w:type="paragraph" w:customStyle="1" w:styleId="NumberedBulletEndPACKT">
    <w:name w:val="Numbered Bullet End [PACKT]"/>
    <w:basedOn w:val="NumberedBulletPACKT"/>
    <w:next w:val="NormalPACKT"/>
    <w:uiPriority w:val="99"/>
    <w:rsid w:val="00E81F9D"/>
    <w:pPr>
      <w:spacing w:after="120"/>
    </w:pPr>
  </w:style>
  <w:style w:type="paragraph" w:customStyle="1" w:styleId="BulletWithinBulletPACKT">
    <w:name w:val="Bullet Within Bullet [PACKT]"/>
    <w:basedOn w:val="BulletPACKT"/>
    <w:uiPriority w:val="99"/>
    <w:rsid w:val="00E81F9D"/>
    <w:pPr>
      <w:tabs>
        <w:tab w:val="clear" w:pos="360"/>
      </w:tabs>
      <w:ind w:left="1440" w:right="720"/>
    </w:pPr>
  </w:style>
  <w:style w:type="paragraph" w:customStyle="1" w:styleId="NumberedBulletWithinBulletPACKT">
    <w:name w:val="Numbered Bullet Within Bullet [PACKT]"/>
    <w:basedOn w:val="BulletWithinBulletPACKT"/>
    <w:uiPriority w:val="99"/>
    <w:rsid w:val="00E81F9D"/>
    <w:pPr>
      <w:numPr>
        <w:numId w:val="7"/>
      </w:numPr>
    </w:pPr>
  </w:style>
  <w:style w:type="paragraph" w:customStyle="1" w:styleId="RomanNumberedBulletPACKT">
    <w:name w:val="Roman Numbered Bullet [PACKT]"/>
    <w:basedOn w:val="NumberedBulletPACKT"/>
    <w:uiPriority w:val="99"/>
    <w:qFormat/>
    <w:rsid w:val="00E81F9D"/>
    <w:pPr>
      <w:numPr>
        <w:numId w:val="11"/>
      </w:numPr>
      <w:tabs>
        <w:tab w:val="clear" w:pos="360"/>
      </w:tabs>
    </w:pPr>
  </w:style>
  <w:style w:type="paragraph" w:customStyle="1" w:styleId="RomanNumberedBulletEndPACKT">
    <w:name w:val="Roman Numbered Bullet End [PACKT]"/>
    <w:basedOn w:val="RomanNumberedBulletPACKT"/>
    <w:uiPriority w:val="99"/>
    <w:qFormat/>
    <w:rsid w:val="00E81F9D"/>
    <w:pPr>
      <w:spacing w:after="120"/>
    </w:pPr>
  </w:style>
  <w:style w:type="paragraph" w:customStyle="1" w:styleId="QuotePACKT">
    <w:name w:val="Quote [PACKT]"/>
    <w:basedOn w:val="NormalPACKT"/>
    <w:uiPriority w:val="99"/>
    <w:rsid w:val="00E81F9D"/>
    <w:pPr>
      <w:shd w:val="clear" w:color="auto" w:fill="FFFF00"/>
      <w:spacing w:before="180" w:after="180"/>
      <w:ind w:left="432" w:right="432"/>
    </w:pPr>
    <w:rPr>
      <w:i/>
    </w:rPr>
  </w:style>
  <w:style w:type="paragraph" w:customStyle="1" w:styleId="InformationBoxWithinBulletPACKT">
    <w:name w:val="Information Box Within Bullet [PACKT]"/>
    <w:basedOn w:val="InformationBoxPACKT"/>
    <w:uiPriority w:val="99"/>
    <w:qFormat/>
    <w:rsid w:val="00E81F9D"/>
    <w:pPr>
      <w:ind w:left="1080"/>
    </w:pPr>
  </w:style>
  <w:style w:type="paragraph" w:customStyle="1" w:styleId="BulletWithinBulletEndPACKT">
    <w:name w:val="Bullet Within Bullet End [PACKT]"/>
    <w:basedOn w:val="BulletWithinBulletPACKT"/>
    <w:uiPriority w:val="99"/>
    <w:rsid w:val="00E81F9D"/>
    <w:pPr>
      <w:spacing w:after="120"/>
    </w:pPr>
  </w:style>
  <w:style w:type="paragraph" w:customStyle="1" w:styleId="IgnorePACKT">
    <w:name w:val="Ignore [PACKT]"/>
    <w:basedOn w:val="FigureWithinTipPACKT"/>
    <w:uiPriority w:val="99"/>
    <w:qFormat/>
    <w:rsid w:val="00E81F9D"/>
  </w:style>
  <w:style w:type="character" w:customStyle="1" w:styleId="ItalicsPACKT">
    <w:name w:val="Italics [PACKT]"/>
    <w:uiPriority w:val="99"/>
    <w:rsid w:val="00E81F9D"/>
    <w:rPr>
      <w:i/>
      <w:color w:val="FF99CC"/>
    </w:rPr>
  </w:style>
  <w:style w:type="character" w:customStyle="1" w:styleId="CodeInTextPACKT">
    <w:name w:val="Code In Text [PACKT]"/>
    <w:uiPriority w:val="99"/>
    <w:rsid w:val="00E81F9D"/>
    <w:rPr>
      <w:rFonts w:ascii="Lucida Console" w:hAnsi="Lucida Console"/>
      <w:color w:val="747959"/>
      <w:sz w:val="19"/>
      <w:szCs w:val="18"/>
    </w:rPr>
  </w:style>
  <w:style w:type="character" w:customStyle="1" w:styleId="KeyWordPACKT">
    <w:name w:val="Key Word [PACKT]"/>
    <w:uiPriority w:val="99"/>
    <w:rsid w:val="00E81F9D"/>
    <w:rPr>
      <w:b/>
    </w:rPr>
  </w:style>
  <w:style w:type="character" w:customStyle="1" w:styleId="URLPACKT">
    <w:name w:val="URL [PACKT]"/>
    <w:uiPriority w:val="99"/>
    <w:rsid w:val="00E81F9D"/>
    <w:rPr>
      <w:rFonts w:ascii="Lucida Console" w:hAnsi="Lucida Console"/>
      <w:color w:val="0000FF"/>
      <w:sz w:val="19"/>
      <w:szCs w:val="18"/>
    </w:rPr>
  </w:style>
  <w:style w:type="character" w:customStyle="1" w:styleId="ScreenTextPACKT">
    <w:name w:val="Screen Text [PACKT]"/>
    <w:uiPriority w:val="99"/>
    <w:rsid w:val="00E81F9D"/>
    <w:rPr>
      <w:rFonts w:ascii="Times New Roman" w:hAnsi="Times New Roman"/>
      <w:b/>
      <w:color w:val="008000"/>
      <w:sz w:val="22"/>
    </w:rPr>
  </w:style>
  <w:style w:type="character" w:customStyle="1" w:styleId="ChapterrefPACKT">
    <w:name w:val="Chapterref [PACKT]"/>
    <w:uiPriority w:val="99"/>
    <w:rsid w:val="00E81F9D"/>
    <w:rPr>
      <w:rFonts w:ascii="Times New Roman" w:hAnsi="Times New Roman"/>
      <w:i/>
      <w:dstrike w:val="0"/>
      <w:color w:val="808000"/>
      <w:sz w:val="22"/>
      <w:szCs w:val="22"/>
      <w:u w:val="none"/>
      <w:vertAlign w:val="baseline"/>
    </w:rPr>
  </w:style>
  <w:style w:type="character" w:styleId="Strong">
    <w:name w:val="Strong"/>
    <w:basedOn w:val="DefaultParagraphFont"/>
    <w:uiPriority w:val="22"/>
    <w:qFormat/>
    <w:rsid w:val="004E405F"/>
    <w:rPr>
      <w:b/>
      <w:bCs/>
    </w:rPr>
  </w:style>
  <w:style w:type="paragraph" w:styleId="BalloonText">
    <w:name w:val="Balloon Text"/>
    <w:basedOn w:val="Normal"/>
    <w:link w:val="BalloonTextChar"/>
    <w:rsid w:val="00E81F9D"/>
    <w:pPr>
      <w:spacing w:before="0" w:after="0"/>
    </w:pPr>
    <w:rPr>
      <w:rFonts w:ascii="Tahoma" w:hAnsi="Tahoma" w:cs="Tahoma"/>
      <w:sz w:val="16"/>
      <w:szCs w:val="16"/>
    </w:rPr>
  </w:style>
  <w:style w:type="character" w:customStyle="1" w:styleId="BalloonTextChar">
    <w:name w:val="Balloon Text Char"/>
    <w:link w:val="BalloonText"/>
    <w:rsid w:val="00E81F9D"/>
    <w:rPr>
      <w:rFonts w:ascii="Tahoma" w:eastAsia="Times New Roman" w:hAnsi="Tahoma" w:cs="Tahoma"/>
      <w:bCs/>
      <w:sz w:val="16"/>
      <w:szCs w:val="16"/>
    </w:rPr>
  </w:style>
  <w:style w:type="character" w:customStyle="1" w:styleId="Heading4Char">
    <w:name w:val="Heading 4 Char"/>
    <w:aliases w:val="Heading 4 [PACKT] Char"/>
    <w:basedOn w:val="DefaultParagraphFont"/>
    <w:link w:val="Heading4"/>
    <w:rsid w:val="00E81F9D"/>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E81F9D"/>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E81F9D"/>
    <w:rPr>
      <w:rFonts w:ascii="Arial" w:eastAsia="Times New Roman" w:hAnsi="Arial" w:cs="Arial"/>
      <w:iCs/>
      <w:color w:val="000000"/>
      <w:sz w:val="20"/>
      <w:lang w:val="en-GB"/>
    </w:rPr>
  </w:style>
  <w:style w:type="paragraph" w:styleId="Footer">
    <w:name w:val="footer"/>
    <w:basedOn w:val="Normal"/>
    <w:link w:val="FooterChar"/>
    <w:semiHidden/>
    <w:rsid w:val="00E81F9D"/>
    <w:pPr>
      <w:tabs>
        <w:tab w:val="center" w:pos="4320"/>
        <w:tab w:val="right" w:pos="8640"/>
      </w:tabs>
    </w:pPr>
  </w:style>
  <w:style w:type="character" w:customStyle="1" w:styleId="FooterChar">
    <w:name w:val="Footer Char"/>
    <w:basedOn w:val="DefaultParagraphFont"/>
    <w:link w:val="Footer"/>
    <w:semiHidden/>
    <w:rsid w:val="00E81F9D"/>
    <w:rPr>
      <w:rFonts w:ascii="Arial" w:eastAsia="Times New Roman" w:hAnsi="Arial" w:cs="Arial"/>
      <w:bCs/>
      <w:sz w:val="20"/>
      <w:szCs w:val="24"/>
    </w:rPr>
  </w:style>
  <w:style w:type="character" w:customStyle="1" w:styleId="EmailPACKT">
    <w:name w:val="Email [PACKT]"/>
    <w:uiPriority w:val="99"/>
    <w:qFormat/>
    <w:locked/>
    <w:rsid w:val="00E81F9D"/>
    <w:rPr>
      <w:rFonts w:ascii="Lucida Console" w:hAnsi="Lucida Console"/>
      <w:color w:val="FF6600"/>
      <w:sz w:val="19"/>
      <w:szCs w:val="18"/>
    </w:rPr>
  </w:style>
  <w:style w:type="character" w:customStyle="1" w:styleId="KeyPACKT">
    <w:name w:val="Key [PACKT]"/>
    <w:uiPriority w:val="99"/>
    <w:locked/>
    <w:rsid w:val="00E81F9D"/>
    <w:rPr>
      <w:i/>
      <w:color w:val="00CCFF"/>
    </w:rPr>
  </w:style>
  <w:style w:type="paragraph" w:customStyle="1" w:styleId="CodePACKT">
    <w:name w:val="Code [PACKT]"/>
    <w:basedOn w:val="NormalPACKT"/>
    <w:uiPriority w:val="99"/>
    <w:locked/>
    <w:rsid w:val="00E81F9D"/>
    <w:pPr>
      <w:spacing w:after="50"/>
      <w:ind w:left="360"/>
    </w:pPr>
    <w:rPr>
      <w:rFonts w:ascii="Lucida Console" w:hAnsi="Lucida Console"/>
      <w:sz w:val="19"/>
      <w:szCs w:val="18"/>
      <w:lang w:eastAsia="ar-SA"/>
    </w:rPr>
  </w:style>
  <w:style w:type="paragraph" w:customStyle="1" w:styleId="TableColumnHeadingPACKT">
    <w:name w:val="Table Column Heading [PACKT]"/>
    <w:basedOn w:val="NormalPACKT"/>
    <w:uiPriority w:val="99"/>
    <w:rsid w:val="00E81F9D"/>
    <w:pPr>
      <w:spacing w:before="60" w:after="60"/>
    </w:pPr>
    <w:rPr>
      <w:rFonts w:cs="Arial"/>
      <w:b/>
      <w:bCs/>
      <w:sz w:val="20"/>
    </w:rPr>
  </w:style>
  <w:style w:type="paragraph" w:customStyle="1" w:styleId="CodeEndPACKT">
    <w:name w:val="Code End [PACKT]"/>
    <w:basedOn w:val="CodePACKT"/>
    <w:next w:val="NormalPACKT"/>
    <w:uiPriority w:val="99"/>
    <w:locked/>
    <w:rsid w:val="00E81F9D"/>
    <w:pPr>
      <w:spacing w:after="120"/>
    </w:pPr>
  </w:style>
  <w:style w:type="paragraph" w:customStyle="1" w:styleId="TableColumnContentPACKT">
    <w:name w:val="Table Column Content [PACKT]"/>
    <w:basedOn w:val="TableColumnHeadingPACKT"/>
    <w:uiPriority w:val="99"/>
    <w:rsid w:val="00E81F9D"/>
    <w:rPr>
      <w:b w:val="0"/>
    </w:rPr>
  </w:style>
  <w:style w:type="paragraph" w:customStyle="1" w:styleId="CommandLinePACKT">
    <w:name w:val="Command Line [PACKT]"/>
    <w:basedOn w:val="CodePACKT"/>
    <w:uiPriority w:val="99"/>
    <w:qFormat/>
    <w:locked/>
    <w:rsid w:val="00E81F9D"/>
    <w:pPr>
      <w:spacing w:after="60"/>
      <w:ind w:left="0"/>
    </w:pPr>
  </w:style>
  <w:style w:type="paragraph" w:customStyle="1" w:styleId="CodeWithinTipPACKT">
    <w:name w:val="Code Within Tip [PACKT]"/>
    <w:uiPriority w:val="99"/>
    <w:qFormat/>
    <w:rsid w:val="00E81F9D"/>
    <w:pPr>
      <w:pBdr>
        <w:top w:val="double" w:sz="4" w:space="6" w:color="auto"/>
        <w:bottom w:val="double" w:sz="4" w:space="9" w:color="auto"/>
      </w:pBdr>
      <w:spacing w:after="50" w:line="240" w:lineRule="auto"/>
      <w:ind w:left="720" w:right="720"/>
    </w:pPr>
    <w:rPr>
      <w:rFonts w:ascii="Lucida Console" w:eastAsia="Times New Roman" w:hAnsi="Lucida Console"/>
      <w:sz w:val="19"/>
      <w:szCs w:val="20"/>
    </w:rPr>
  </w:style>
  <w:style w:type="paragraph" w:customStyle="1" w:styleId="ChapterNumberPACKT">
    <w:name w:val="Chapter Number [PACKT]"/>
    <w:next w:val="ChapterTitlePACKT"/>
    <w:locked/>
    <w:rsid w:val="00E81F9D"/>
    <w:pPr>
      <w:spacing w:after="0" w:line="240" w:lineRule="auto"/>
      <w:jc w:val="right"/>
    </w:pPr>
    <w:rPr>
      <w:rFonts w:ascii="Arial" w:eastAsia="Times New Roman" w:hAnsi="Arial" w:cs="Arial"/>
      <w:bCs/>
      <w:color w:val="000000"/>
      <w:kern w:val="32"/>
      <w:sz w:val="120"/>
      <w:szCs w:val="32"/>
      <w:lang w:val="en-GB"/>
    </w:rPr>
  </w:style>
  <w:style w:type="paragraph" w:customStyle="1" w:styleId="PartPACKT">
    <w:name w:val="Part [PACKT]"/>
    <w:basedOn w:val="TipWithinBulletPACKT"/>
    <w:uiPriority w:val="99"/>
    <w:qFormat/>
    <w:rsid w:val="00E81F9D"/>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E81F9D"/>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E81F9D"/>
  </w:style>
  <w:style w:type="paragraph" w:customStyle="1" w:styleId="PartTitlePACKT">
    <w:name w:val="Part Title [PACKT]"/>
    <w:basedOn w:val="PartPACKT"/>
    <w:uiPriority w:val="99"/>
    <w:qFormat/>
    <w:rsid w:val="00E81F9D"/>
    <w:rPr>
      <w:i/>
      <w:sz w:val="26"/>
      <w:u w:val="none"/>
    </w:rPr>
  </w:style>
  <w:style w:type="paragraph" w:customStyle="1" w:styleId="CommandLineEndPACKT">
    <w:name w:val="Command Line End [PACKT]"/>
    <w:basedOn w:val="CommandLinePACKT"/>
    <w:uiPriority w:val="99"/>
    <w:locked/>
    <w:rsid w:val="00E81F9D"/>
    <w:pPr>
      <w:spacing w:after="120"/>
    </w:pPr>
    <w:rPr>
      <w:bCs/>
      <w:noProof/>
      <w:szCs w:val="20"/>
      <w:lang w:eastAsia="en-US"/>
    </w:rPr>
  </w:style>
  <w:style w:type="paragraph" w:customStyle="1" w:styleId="CodeWithinBulletsPACKT">
    <w:name w:val="Code Within Bullets [PACKT]"/>
    <w:basedOn w:val="CodePACKT"/>
    <w:uiPriority w:val="99"/>
    <w:locked/>
    <w:rsid w:val="00E81F9D"/>
    <w:pPr>
      <w:ind w:left="1080"/>
    </w:pPr>
    <w:rPr>
      <w:szCs w:val="20"/>
    </w:rPr>
  </w:style>
  <w:style w:type="paragraph" w:customStyle="1" w:styleId="CodeWithinBulletsEndPACKT">
    <w:name w:val="Code Within Bullets End [PACKT]"/>
    <w:basedOn w:val="CodeWithinBulletsPACKT"/>
    <w:uiPriority w:val="99"/>
    <w:locked/>
    <w:rsid w:val="00E81F9D"/>
    <w:pPr>
      <w:spacing w:after="120"/>
    </w:pPr>
  </w:style>
  <w:style w:type="paragraph" w:customStyle="1" w:styleId="NumberedBulletWithinBulletEndPACKT">
    <w:name w:val="Numbered Bullet Within Bullet End [PACKT]"/>
    <w:basedOn w:val="NumberedBulletWithinBulletPACKT"/>
    <w:uiPriority w:val="99"/>
    <w:locked/>
    <w:rsid w:val="00E81F9D"/>
    <w:pPr>
      <w:spacing w:after="120"/>
    </w:pPr>
  </w:style>
  <w:style w:type="paragraph" w:customStyle="1" w:styleId="BulletWithinInformationBoxPACKT">
    <w:name w:val="Bullet Within Information Box [PACKT]"/>
    <w:basedOn w:val="InformationBoxPACKT"/>
    <w:uiPriority w:val="99"/>
    <w:qFormat/>
    <w:locked/>
    <w:rsid w:val="00E81F9D"/>
    <w:pPr>
      <w:spacing w:before="0" w:after="20"/>
      <w:ind w:left="1080" w:hanging="360"/>
    </w:pPr>
  </w:style>
  <w:style w:type="paragraph" w:customStyle="1" w:styleId="CodeWithinTipEndPACKT">
    <w:name w:val="Code Within Tip End [PACKT]"/>
    <w:basedOn w:val="CodeWithinTipPACKT"/>
    <w:uiPriority w:val="99"/>
    <w:qFormat/>
    <w:rsid w:val="00E81F9D"/>
    <w:pPr>
      <w:spacing w:after="120"/>
    </w:pPr>
  </w:style>
  <w:style w:type="paragraph" w:customStyle="1" w:styleId="CodeWithinInformationBoxPACKT">
    <w:name w:val="Code Within Information Box [PACKT]"/>
    <w:basedOn w:val="CodeWithinTipPACKT"/>
    <w:uiPriority w:val="99"/>
    <w:qFormat/>
    <w:rsid w:val="00E81F9D"/>
    <w:pPr>
      <w:pBdr>
        <w:top w:val="single" w:sz="4" w:space="6" w:color="auto"/>
        <w:left w:val="single" w:sz="4" w:space="4" w:color="auto"/>
        <w:bottom w:val="single" w:sz="4" w:space="9" w:color="auto"/>
        <w:right w:val="single" w:sz="4" w:space="4" w:color="auto"/>
      </w:pBdr>
      <w:spacing w:after="20"/>
    </w:pPr>
  </w:style>
  <w:style w:type="paragraph" w:customStyle="1" w:styleId="LayoutInformationPACKT">
    <w:name w:val="Layout Information [PACKT]"/>
    <w:basedOn w:val="NormalPACKT"/>
    <w:next w:val="NormalPACKT"/>
    <w:rsid w:val="00E81F9D"/>
    <w:rPr>
      <w:rFonts w:ascii="Arial" w:hAnsi="Arial"/>
      <w:b/>
      <w:color w:val="FF0000"/>
      <w:sz w:val="28"/>
      <w:szCs w:val="28"/>
    </w:rPr>
  </w:style>
  <w:style w:type="paragraph" w:customStyle="1" w:styleId="FigureWithinTipPACKT">
    <w:name w:val="Figure Within Tip [PACKT]"/>
    <w:basedOn w:val="FigureWithinTableContentPACKT"/>
    <w:uiPriority w:val="99"/>
    <w:qFormat/>
    <w:rsid w:val="00E81F9D"/>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E81F9D"/>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E81F9D"/>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BulletWithinInformationBoxEndPACKT">
    <w:name w:val="Bullet Within Information Box End [PACKT]"/>
    <w:basedOn w:val="BulletWithinInformationBoxPACKT"/>
    <w:uiPriority w:val="99"/>
    <w:qFormat/>
    <w:rsid w:val="00E81F9D"/>
    <w:pPr>
      <w:spacing w:after="60"/>
    </w:pPr>
  </w:style>
  <w:style w:type="paragraph" w:customStyle="1" w:styleId="BulletWithinTipPACKT">
    <w:name w:val="Bullet Within Tip [PACKT]"/>
    <w:basedOn w:val="BulletWithinInformationBoxPACKT"/>
    <w:uiPriority w:val="99"/>
    <w:qFormat/>
    <w:rsid w:val="00E81F9D"/>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E81F9D"/>
    <w:pPr>
      <w:spacing w:after="60"/>
    </w:pPr>
  </w:style>
  <w:style w:type="paragraph" w:customStyle="1" w:styleId="CodeWithinInformationBoxEndPACKT">
    <w:name w:val="Code Within Information Box End [PACKT]"/>
    <w:basedOn w:val="CodeWithinInformationBoxPACKT"/>
    <w:qFormat/>
    <w:rsid w:val="00E81F9D"/>
    <w:pPr>
      <w:spacing w:before="180" w:after="180"/>
    </w:pPr>
  </w:style>
  <w:style w:type="paragraph" w:customStyle="1" w:styleId="CodeWithinTableColumnContentPACKT">
    <w:name w:val="Code Within Table Column Content [PACKT]"/>
    <w:basedOn w:val="CodeWithinTipEndPACKT"/>
    <w:uiPriority w:val="99"/>
    <w:qFormat/>
    <w:rsid w:val="00E81F9D"/>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E81F9D"/>
    <w:pPr>
      <w:spacing w:after="120"/>
    </w:pPr>
  </w:style>
  <w:style w:type="paragraph" w:customStyle="1" w:styleId="CommandLineWithinTipPACKT">
    <w:name w:val="Command Line Within Tip [PACKT]"/>
    <w:basedOn w:val="CommandLinePACKT"/>
    <w:uiPriority w:val="99"/>
    <w:qFormat/>
    <w:rsid w:val="00E81F9D"/>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E81F9D"/>
    <w:pPr>
      <w:spacing w:after="120"/>
    </w:pPr>
  </w:style>
  <w:style w:type="paragraph" w:customStyle="1" w:styleId="CommandLineWithinInformationBoxPACKT">
    <w:name w:val="Command Line Within Information Box [PACKT]"/>
    <w:basedOn w:val="CommandLineWithinTipPACKT"/>
    <w:uiPriority w:val="99"/>
    <w:qFormat/>
    <w:rsid w:val="00E81F9D"/>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E81F9D"/>
    <w:pPr>
      <w:spacing w:after="120"/>
    </w:pPr>
  </w:style>
  <w:style w:type="paragraph" w:customStyle="1" w:styleId="CommandLineWithinTableColumnContentPACKT">
    <w:name w:val="Command Line Within Table Column Content [PACKT]"/>
    <w:basedOn w:val="CommandLineWithinInformationBoxEndPACKT"/>
    <w:uiPriority w:val="99"/>
    <w:qFormat/>
    <w:rsid w:val="00E81F9D"/>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E81F9D"/>
    <w:pPr>
      <w:spacing w:after="120"/>
    </w:pPr>
  </w:style>
  <w:style w:type="paragraph" w:customStyle="1" w:styleId="CommandLineWithinBulletPACKT">
    <w:name w:val="Command Line Within Bullet [PACKT]"/>
    <w:basedOn w:val="CommandLineWithinTableColumnContentEndPACKT"/>
    <w:uiPriority w:val="99"/>
    <w:qFormat/>
    <w:rsid w:val="00E81F9D"/>
    <w:pPr>
      <w:ind w:left="720"/>
    </w:pPr>
  </w:style>
  <w:style w:type="paragraph" w:customStyle="1" w:styleId="CommandLineWithinBulletEndPACKT">
    <w:name w:val="Command Line Within Bullet End [PACKT]"/>
    <w:basedOn w:val="CommandLineWithinBulletPACKT"/>
    <w:uiPriority w:val="99"/>
    <w:qFormat/>
    <w:rsid w:val="00E81F9D"/>
  </w:style>
  <w:style w:type="paragraph" w:customStyle="1" w:styleId="QuoteWithinBulletPACKT">
    <w:name w:val="Quote Within Bullet [PACKT]"/>
    <w:basedOn w:val="QuotePACKT"/>
    <w:uiPriority w:val="99"/>
    <w:qFormat/>
    <w:rsid w:val="00E81F9D"/>
    <w:pPr>
      <w:ind w:left="864" w:right="864"/>
    </w:pPr>
  </w:style>
  <w:style w:type="character" w:customStyle="1" w:styleId="CodeHighlightedPACKT">
    <w:name w:val="Code Highlighted [PACKT]"/>
    <w:uiPriority w:val="99"/>
    <w:qFormat/>
    <w:rsid w:val="00E81F9D"/>
    <w:rPr>
      <w:rFonts w:ascii="Lucida Console" w:hAnsi="Lucida Console"/>
      <w:b/>
      <w:color w:val="747959"/>
      <w:sz w:val="18"/>
      <w:szCs w:val="18"/>
    </w:rPr>
  </w:style>
  <w:style w:type="character" w:customStyle="1" w:styleId="IconPACKT">
    <w:name w:val="Icon [PACKT]"/>
    <w:uiPriority w:val="99"/>
    <w:qFormat/>
    <w:rsid w:val="00E81F9D"/>
    <w:rPr>
      <w:rFonts w:ascii="Times New Roman" w:hAnsi="Times New Roman"/>
      <w:noProof/>
      <w:sz w:val="22"/>
    </w:rPr>
  </w:style>
  <w:style w:type="table" w:styleId="TableGrid">
    <w:name w:val="Table Grid"/>
    <w:basedOn w:val="TableNormal"/>
    <w:rsid w:val="00E81F9D"/>
    <w:pPr>
      <w:spacing w:after="0" w:line="240" w:lineRule="auto"/>
    </w:pPr>
    <w:rPr>
      <w:rFonts w:ascii="Times New Roman" w:eastAsia="Times New Roman" w:hAnsi="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PACKT">
    <w:name w:val="Figure Caption [PACKT]"/>
    <w:basedOn w:val="FigurePACKT"/>
    <w:uiPriority w:val="99"/>
    <w:qFormat/>
    <w:rsid w:val="00E81F9D"/>
    <w:pPr>
      <w:spacing w:before="0" w:after="120"/>
    </w:pPr>
    <w:rPr>
      <w:rFonts w:ascii="Times New Roman" w:hAnsi="Times New Roman"/>
    </w:rPr>
  </w:style>
  <w:style w:type="paragraph" w:customStyle="1" w:styleId="AlphabeticalBulletPACKT">
    <w:name w:val="Alphabetical Bullet [PACKT]"/>
    <w:basedOn w:val="Normal"/>
    <w:uiPriority w:val="99"/>
    <w:qFormat/>
    <w:rsid w:val="00E81F9D"/>
    <w:pPr>
      <w:numPr>
        <w:numId w:val="17"/>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E81F9D"/>
    <w:pPr>
      <w:spacing w:after="120"/>
    </w:pPr>
    <w:rPr>
      <w:bCs/>
    </w:rPr>
  </w:style>
  <w:style w:type="paragraph" w:customStyle="1" w:styleId="PartSectionPACKT">
    <w:name w:val="Part Section [PACKT]"/>
    <w:basedOn w:val="PartTitlePACKT"/>
    <w:uiPriority w:val="99"/>
    <w:qFormat/>
    <w:rsid w:val="00E81F9D"/>
    <w:rPr>
      <w:sz w:val="46"/>
    </w:rPr>
  </w:style>
  <w:style w:type="paragraph" w:customStyle="1" w:styleId="BulletWithinTableColumnContentPACKT">
    <w:name w:val="Bullet Within Table Column Content [PACKT]"/>
    <w:basedOn w:val="BulletPACKT"/>
    <w:uiPriority w:val="99"/>
    <w:qFormat/>
    <w:rsid w:val="00E81F9D"/>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E81F9D"/>
    <w:pPr>
      <w:spacing w:after="120"/>
    </w:pPr>
  </w:style>
  <w:style w:type="paragraph" w:customStyle="1" w:styleId="PartHeadingPACKT">
    <w:name w:val="Part Heading [PACKT]"/>
    <w:basedOn w:val="ChapterTitlePACKT"/>
    <w:qFormat/>
    <w:rsid w:val="00E81F9D"/>
  </w:style>
  <w:style w:type="paragraph" w:customStyle="1" w:styleId="BulletWithoutBulletWithinNestedBulletPACKT">
    <w:name w:val="Bullet Without Bullet Within Nested Bullet [PACKT]"/>
    <w:basedOn w:val="BulletWithoutBulletWithinBulletPACKT"/>
    <w:uiPriority w:val="99"/>
    <w:rsid w:val="00E81F9D"/>
    <w:pPr>
      <w:ind w:left="1440"/>
    </w:pPr>
  </w:style>
  <w:style w:type="paragraph" w:customStyle="1" w:styleId="BulletWithoutBulletWithinNestedBulletEndPACKT">
    <w:name w:val="Bullet Without Bullet Within Nested Bullet End [PACKT]"/>
    <w:basedOn w:val="BulletWithoutBulletWithinNestedBulletPACKT"/>
    <w:uiPriority w:val="99"/>
    <w:rsid w:val="00E81F9D"/>
    <w:pPr>
      <w:spacing w:after="173"/>
    </w:pPr>
  </w:style>
  <w:style w:type="paragraph" w:customStyle="1" w:styleId="AppendixTitlePACKT">
    <w:name w:val="Appendix Title [PACKT]"/>
    <w:basedOn w:val="NormalPACKT"/>
    <w:uiPriority w:val="99"/>
    <w:rsid w:val="00E81F9D"/>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E81F9D"/>
  </w:style>
  <w:style w:type="numbering" w:customStyle="1" w:styleId="NumberedBulletWithinBullet">
    <w:name w:val="Numbered Bullet Within Bullet"/>
    <w:uiPriority w:val="99"/>
    <w:rsid w:val="00E81F9D"/>
    <w:pPr>
      <w:numPr>
        <w:numId w:val="6"/>
      </w:numPr>
    </w:pPr>
  </w:style>
  <w:style w:type="numbering" w:customStyle="1" w:styleId="RomanNumberedBullet">
    <w:name w:val="Roman Numbered Bullet"/>
    <w:uiPriority w:val="99"/>
    <w:rsid w:val="00E81F9D"/>
    <w:pPr>
      <w:numPr>
        <w:numId w:val="9"/>
      </w:numPr>
    </w:pPr>
  </w:style>
  <w:style w:type="numbering" w:customStyle="1" w:styleId="AlphabeticalBullet">
    <w:name w:val="Alphabetical Bullet"/>
    <w:uiPriority w:val="99"/>
    <w:rsid w:val="00E81F9D"/>
    <w:pPr>
      <w:numPr>
        <w:numId w:val="17"/>
      </w:numPr>
    </w:pPr>
  </w:style>
  <w:style w:type="character" w:styleId="CommentReference">
    <w:name w:val="annotation reference"/>
    <w:basedOn w:val="DefaultParagraphFont"/>
    <w:uiPriority w:val="99"/>
    <w:semiHidden/>
    <w:unhideWhenUsed/>
    <w:rsid w:val="00463770"/>
    <w:rPr>
      <w:sz w:val="16"/>
      <w:szCs w:val="16"/>
    </w:rPr>
  </w:style>
  <w:style w:type="paragraph" w:styleId="CommentText">
    <w:name w:val="annotation text"/>
    <w:basedOn w:val="Normal"/>
    <w:link w:val="CommentTextChar"/>
    <w:uiPriority w:val="99"/>
    <w:semiHidden/>
    <w:unhideWhenUsed/>
    <w:rsid w:val="00463770"/>
    <w:rPr>
      <w:szCs w:val="20"/>
    </w:rPr>
  </w:style>
  <w:style w:type="character" w:customStyle="1" w:styleId="CommentTextChar">
    <w:name w:val="Comment Text Char"/>
    <w:basedOn w:val="DefaultParagraphFont"/>
    <w:link w:val="CommentText"/>
    <w:uiPriority w:val="99"/>
    <w:semiHidden/>
    <w:rsid w:val="00463770"/>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463770"/>
    <w:rPr>
      <w:b/>
    </w:rPr>
  </w:style>
  <w:style w:type="character" w:customStyle="1" w:styleId="CommentSubjectChar">
    <w:name w:val="Comment Subject Char"/>
    <w:basedOn w:val="CommentTextChar"/>
    <w:link w:val="CommentSubject"/>
    <w:uiPriority w:val="99"/>
    <w:semiHidden/>
    <w:rsid w:val="00463770"/>
    <w:rPr>
      <w:rFonts w:ascii="Arial" w:eastAsia="Times New Roman" w:hAnsi="Arial" w:cs="Arial"/>
      <w:b/>
      <w:bCs/>
      <w:sz w:val="20"/>
      <w:szCs w:val="20"/>
    </w:rPr>
  </w:style>
  <w:style w:type="paragraph" w:styleId="Revision">
    <w:name w:val="Revision"/>
    <w:hidden/>
    <w:uiPriority w:val="99"/>
    <w:semiHidden/>
    <w:rsid w:val="00FE74F3"/>
    <w:pPr>
      <w:spacing w:after="0" w:line="240" w:lineRule="auto"/>
    </w:pPr>
    <w:rPr>
      <w:rFonts w:ascii="Arial" w:eastAsia="Times New Roman" w:hAnsi="Arial" w:cs="Arial"/>
      <w:bCs/>
      <w:sz w:val="20"/>
      <w:szCs w:val="24"/>
    </w:rPr>
  </w:style>
  <w:style w:type="paragraph" w:styleId="ListParagraph">
    <w:name w:val="List Paragraph"/>
    <w:basedOn w:val="Normal"/>
    <w:uiPriority w:val="34"/>
    <w:qFormat/>
    <w:rsid w:val="00135A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ey\AppData\Roaming\Microsoft\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28CD1E3B10FD647B2C00F8D5CAE40C5" ma:contentTypeVersion="31" ma:contentTypeDescription="Create a new document." ma:contentTypeScope="" ma:versionID="cb9033845f863864bf271200c18d7a83">
  <xsd:schema xmlns:xsd="http://www.w3.org/2001/XMLSchema" xmlns:xs="http://www.w3.org/2001/XMLSchema" xmlns:p="http://schemas.microsoft.com/office/2006/metadata/properties" xmlns:ns2="53292dda-03c3-4977-bff8-bb8e9ba9cad7" xmlns:ns3="c866c9ed-2f7a-4860-bf57-8153ff3a210a" targetNamespace="http://schemas.microsoft.com/office/2006/metadata/properties" ma:root="true" ma:fieldsID="ad16cc056fa86ec896df57e996f0924c" ns2:_="" ns3:_="">
    <xsd:import namespace="53292dda-03c3-4977-bff8-bb8e9ba9cad7"/>
    <xsd:import namespace="c866c9ed-2f7a-4860-bf57-8153ff3a210a"/>
    <xsd:element name="properties">
      <xsd:complexType>
        <xsd:sequence>
          <xsd:element name="documentManagement">
            <xsd:complexType>
              <xsd:all>
                <xsd:element ref="ns2:PageCount" minOccurs="0"/>
                <xsd:element ref="ns2:AssetStage" minOccurs="0"/>
                <xsd:element ref="ns2:DaysAllocated" minOccurs="0"/>
                <xsd:element ref="ns2:Priority" minOccurs="0"/>
                <xsd:element ref="ns2:Process" minOccurs="0"/>
                <xsd:element ref="ns2:MediaServiceMetadata" minOccurs="0"/>
                <xsd:element ref="ns2:MediaServiceFastMetadata" minOccurs="0"/>
                <xsd:element ref="ns2:MediaServiceSearchProperties" minOccurs="0"/>
                <xsd:element ref="ns2:MediaServiceObjectDetectorVersions" minOccurs="0"/>
                <xsd:element ref="ns2:Asset_x0020_Number" minOccurs="0"/>
                <xsd:element ref="ns2:Asset_x0020_Type" minOccurs="0"/>
                <xsd:element ref="ns2:Category" minOccurs="0"/>
                <xsd:element ref="ns2:Early_x0020_Access" minOccurs="0"/>
                <xsd:element ref="ns2:Plagiarism_x0020_Originality" minOccurs="0"/>
                <xsd:element ref="ns2:TR_x0020_Score" minOccurs="0"/>
                <xsd:element ref="ns2:Notes0" minOccurs="0"/>
                <xsd:element ref="ns2:Reviewer" minOccurs="0"/>
                <xsd:element ref="ns2:TR_x0020_Name_x0020_1"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SafisComment" minOccurs="0"/>
                <xsd:element ref="ns2:MediaLengthInSeconds" minOccurs="0"/>
                <xsd:element ref="ns2:MediaServiceBillingMetadata" minOccurs="0"/>
                <xsd:element ref="ns2:Template" minOccurs="0"/>
                <xsd:element ref="ns2:Draft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92dda-03c3-4977-bff8-bb8e9ba9cad7" elementFormDefault="qualified">
    <xsd:import namespace="http://schemas.microsoft.com/office/2006/documentManagement/types"/>
    <xsd:import namespace="http://schemas.microsoft.com/office/infopath/2007/PartnerControls"/>
    <xsd:element name="PageCount" ma:index="8" nillable="true" ma:displayName="Page Count" ma:decimals="0" ma:format="Dropdown" ma:internalName="PageCount" ma:percentage="FALSE">
      <xsd:simpleType>
        <xsd:restriction base="dms:Number"/>
      </xsd:simpleType>
    </xsd:element>
    <xsd:element name="AssetStage" ma:index="9" nillable="true" ma:displayName="Asset Stage" ma:format="Dropdown" ma:internalName="AssetStage">
      <xsd:simpleType>
        <xsd:union memberTypes="dms:Text">
          <xsd:simpleType>
            <xsd:restriction base="dms:Choice">
              <xsd:enumeration value="Preliminary Draft In"/>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Preliminary Draft Acceptance"/>
              <xsd:enumeration value="Draft Ready for Review"/>
              <xsd:enumeration value="Technical Review Sent"/>
              <xsd:enumeration value="Technical Review Received"/>
              <xsd:enumeration value="Rewrites Ready"/>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ed"/>
              <xsd:enumeration value="Layouts"/>
              <xsd:enumeration value="Proof Read Submission"/>
              <xsd:enumeration value="Proof Reading Done"/>
              <xsd:enumeration value="PR - Checks"/>
              <xsd:enumeration value="Prefinals Ready"/>
              <xsd:enumeration value="Prefinals Sent"/>
              <xsd:enumeration value="Prefinals Received"/>
              <xsd:enumeration value="Final Review"/>
              <xsd:enumeration value="Finals Completed"/>
              <xsd:enumeration value="​Indexer Finalization"/>
              <xsd:enumeration value="​Editor Finalization"/>
              <xsd:enumeration value="​Production Designer Finalization"/>
              <xsd:enumeration value="Porfolio Director - Checks"/>
              <xsd:enumeration value="​Upload"/>
              <xsd:enumeration value="​Graphics and Code Bundle Complete"/>
              <xsd:enumeration value="​Post Upload"/>
              <xsd:enumeration value="​Published"/>
            </xsd:restriction>
          </xsd:simpleType>
        </xsd:union>
      </xsd:simpleType>
    </xsd:element>
    <xsd:element name="DaysAllocated" ma:index="10" nillable="true" ma:displayName="Days Allocated" ma:decimals="0" ma:default="1" ma:format="Dropdown" ma:internalName="DaysAllocated" ma:percentage="FALSE">
      <xsd:simpleType>
        <xsd:restriction base="dms:Number"/>
      </xsd:simpleType>
    </xsd:element>
    <xsd:element name="Priority" ma:index="11" nillable="true" ma:displayName="Priority" ma:default="0" ma:internalName="Priority">
      <xsd:simpleType>
        <xsd:restriction base="dms:Boolean"/>
      </xsd:simpleType>
    </xsd:element>
    <xsd:element name="Process" ma:index="12" nillable="true" ma:displayName="Process" ma:default="CE" ma:format="Dropdown" ma:internalName="Process">
      <xsd:simpleType>
        <xsd:restriction base="dms:Choice">
          <xsd:enumeration value="CE"/>
          <xsd:enumeration value="LSE"/>
          <xsd:enumeration value="DCE"/>
          <xsd:enumeration value="WPR"/>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Asset_x0020_Number" ma:index="17" nillable="true" ma:displayName="Asset Number" ma:description="This is the asset number of the project and no asset type should have same numbers" ma:format="Dropdown" ma:internalName="Asset_x0020_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_x0020_Type" ma:index="18" nillable="true" ma:displayName="Asset Type" ma:description="This is the type of Asset related to the product development" ma:format="Dropdown" ma:internalName="Asset_x0020_Typ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19" nillable="true" ma:displayName="Category" ma:format="Dropdown" ma:internalName="Category">
      <xsd:simpleType>
        <xsd:restriction base="dms:Choice">
          <xsd:enumeration value="Cybersecurity"/>
          <xsd:enumeration value="Data Engineering"/>
          <xsd:enumeration value="Data Science"/>
          <xsd:enumeration value="Embedded Systems Development"/>
          <xsd:enumeration value="Game Development"/>
          <xsd:enumeration value="LLM Engineering"/>
          <xsd:enumeration value="Software Engineering and Architecture"/>
          <xsd:enumeration value="Systems Administration and Networking"/>
          <xsd:enumeration value="Tech Powered Pro"/>
          <xsd:enumeration value="Web &amp; Application Development"/>
        </xsd:restriction>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element name="Plagiarism_x0020_Originality" ma:index="21" nillable="true" ma:displayName="Plagiarism Originality" ma:description="This is a column to fill the plagiarism originality scores" ma:internalName="Plagiarism_x0020_Originality">
      <xsd:simpleType>
        <xsd:restriction base="dms:Number"/>
      </xsd:simpleType>
    </xsd:element>
    <xsd:element name="TR_x0020_Score" ma:index="22" nillable="true" ma:displayName="TR Score" ma:decimals="1" ma:internalName="TR_x0020_Score">
      <xsd:simpleType>
        <xsd:restriction base="dms:Number">
          <xsd:maxInclusive value="10"/>
          <xsd:minInclusive value="1"/>
        </xsd:restriction>
      </xsd:simpleType>
    </xsd:element>
    <xsd:element name="Notes0" ma:index="23" nillable="true" ma:displayName="Notes" ma:internalName="Notes0">
      <xsd:simpleType>
        <xsd:restriction base="dms:Text">
          <xsd:maxLength value="255"/>
        </xsd:restriction>
      </xsd:simpleType>
    </xsd:element>
    <xsd:element name="Reviewer" ma:index="24" nillable="true" ma:displayName="Reviewer" ma:format="Dropdown" ma:internalName="Reviewer">
      <xsd:simpleType>
        <xsd:restriction base="dms:Text">
          <xsd:maxLength value="255"/>
        </xsd:restriction>
      </xsd:simpleType>
    </xsd:element>
    <xsd:element name="TR_x0020_Name_x0020_1" ma:index="25" nillable="true" ma:displayName="TR Name 1" ma:description="&quot;attack&quot; in &quot;Compressor&quot; bullet point&#10;&#10;I am keeping this highlighted so that I can explain what Attack (technical sound term) means in the Glossary." ma:internalName="TR_x0020_Name_x0020_1">
      <xsd:simpleType>
        <xsd:restriction base="dms:Note">
          <xsd:maxLength value="255"/>
        </xsd:restrictio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DateTaken" ma:index="29" nillable="true" ma:displayName="MediaServiceDateTaken" ma:hidden="true" ma:indexed="true" ma:internalName="MediaServiceDateTaken" ma:readOnly="true">
      <xsd:simpleType>
        <xsd:restriction base="dms:Text"/>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element name="MediaServiceLocation" ma:index="33" nillable="true" ma:displayName="Location" ma:description="" ma:indexed="true" ma:internalName="MediaServiceLocation" ma:readOnly="true">
      <xsd:simpleType>
        <xsd:restriction base="dms:Text"/>
      </xsd:simpleType>
    </xsd:element>
    <xsd:element name="SafisComment" ma:index="34" nillable="true" ma:displayName="Safis Comment" ma:format="Dropdown" ma:internalName="SafisComment">
      <xsd:simpleType>
        <xsd:restriction base="dms:Choice">
          <xsd:enumeration value="Same Day TAT"/>
          <xsd:enumeration value="One Day TAT"/>
          <xsd:enumeration value="ReCEing"/>
          <xsd:enumeration value="Same Day TAT, ReCEing"/>
          <xsd:enumeration value="One Day TAT, ReCEing"/>
        </xsd:restriction>
      </xsd:simpleType>
    </xsd:element>
    <xsd:element name="MediaLengthInSeconds" ma:index="35" nillable="true" ma:displayName="MediaLengthInSeconds" ma:hidden="true" ma:internalName="MediaLengthInSeconds" ma:readOnly="true">
      <xsd:simpleType>
        <xsd:restriction base="dms:Unknown"/>
      </xsd:simpleType>
    </xsd:element>
    <xsd:element name="MediaServiceBillingMetadata" ma:index="36" nillable="true" ma:displayName="MediaServiceBillingMetadata" ma:hidden="true" ma:internalName="MediaServiceBillingMetadata" ma:readOnly="true">
      <xsd:simpleType>
        <xsd:restriction base="dms:Note"/>
      </xsd:simpleType>
    </xsd:element>
    <xsd:element name="Template" ma:index="37" nillable="true" ma:displayName="Template" ma:format="Dropdown" ma:internalName="Template">
      <xsd:simpleType>
        <xsd:restriction base="dms:Choice">
          <xsd:enumeration value="PACKT"/>
          <xsd:enumeration value="Explorer"/>
          <xsd:enumeration value="PEN"/>
        </xsd:restriction>
      </xsd:simpleType>
    </xsd:element>
    <xsd:element name="Draftstage" ma:index="38" nillable="true" ma:displayName="Draft stage" ma:format="Dropdown" ma:internalName="Draftstag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28"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866c9ed-2f7a-4860-bf57-8153ff3a210a" xsi:nil="true"/>
    <Early_x0020_Access xmlns="53292dda-03c3-4977-bff8-bb8e9ba9cad7">false</Early_x0020_Access>
    <PageCount xmlns="53292dda-03c3-4977-bff8-bb8e9ba9cad7" xsi:nil="true"/>
    <lcf76f155ced4ddcb4097134ff3c332f xmlns="53292dda-03c3-4977-bff8-bb8e9ba9cad7">
      <Terms xmlns="http://schemas.microsoft.com/office/infopath/2007/PartnerControls"/>
    </lcf76f155ced4ddcb4097134ff3c332f>
    <Notes0 xmlns="53292dda-03c3-4977-bff8-bb8e9ba9cad7" xsi:nil="true"/>
    <TR_x0020_Name_x0020_1 xmlns="53292dda-03c3-4977-bff8-bb8e9ba9cad7" xsi:nil="true"/>
    <Reviewer xmlns="53292dda-03c3-4977-bff8-bb8e9ba9cad7" xsi:nil="true"/>
    <DaysAllocated xmlns="53292dda-03c3-4977-bff8-bb8e9ba9cad7">1</DaysAllocated>
    <Priority xmlns="53292dda-03c3-4977-bff8-bb8e9ba9cad7">false</Priority>
    <TR_x0020_Score xmlns="53292dda-03c3-4977-bff8-bb8e9ba9cad7" xsi:nil="true"/>
    <Asset_x0020_Number xmlns="53292dda-03c3-4977-bff8-bb8e9ba9cad7" xsi:nil="true"/>
    <Plagiarism_x0020_Originality xmlns="53292dda-03c3-4977-bff8-bb8e9ba9cad7" xsi:nil="true"/>
    <AssetStage xmlns="53292dda-03c3-4977-bff8-bb8e9ba9cad7" xsi:nil="true"/>
    <Process xmlns="53292dda-03c3-4977-bff8-bb8e9ba9cad7">CE</Process>
    <Asset_x0020_Type xmlns="53292dda-03c3-4977-bff8-bb8e9ba9cad7" xsi:nil="true"/>
    <Category xmlns="53292dda-03c3-4977-bff8-bb8e9ba9cad7" xsi:nil="true"/>
    <SafisComment xmlns="53292dda-03c3-4977-bff8-bb8e9ba9cad7" xsi:nil="true"/>
    <Template xmlns="53292dda-03c3-4977-bff8-bb8e9ba9cad7" xsi:nil="true"/>
    <Draftstage xmlns="53292dda-03c3-4977-bff8-bb8e9ba9cad7" xsi:nil="true"/>
  </documentManagement>
</p:properties>
</file>

<file path=customXml/itemProps1.xml><?xml version="1.0" encoding="utf-8"?>
<ds:datastoreItem xmlns:ds="http://schemas.openxmlformats.org/officeDocument/2006/customXml" ds:itemID="{0ED67389-CE88-4EE2-8E9B-3386A4ED93AB}">
  <ds:schemaRefs>
    <ds:schemaRef ds:uri="http://schemas.openxmlformats.org/officeDocument/2006/bibliography"/>
  </ds:schemaRefs>
</ds:datastoreItem>
</file>

<file path=customXml/itemProps2.xml><?xml version="1.0" encoding="utf-8"?>
<ds:datastoreItem xmlns:ds="http://schemas.openxmlformats.org/officeDocument/2006/customXml" ds:itemID="{949E5BF7-6A70-4FF6-AF59-6741FF51C3D0}"/>
</file>

<file path=customXml/itemProps3.xml><?xml version="1.0" encoding="utf-8"?>
<ds:datastoreItem xmlns:ds="http://schemas.openxmlformats.org/officeDocument/2006/customXml" ds:itemID="{821FED8A-3E6D-4468-9D8B-081D63811222}"/>
</file>

<file path=customXml/itemProps4.xml><?xml version="1.0" encoding="utf-8"?>
<ds:datastoreItem xmlns:ds="http://schemas.openxmlformats.org/officeDocument/2006/customXml" ds:itemID="{6E0E343C-AFE1-48EB-A2E6-D2DD3181F1C8}"/>
</file>

<file path=docProps/app.xml><?xml version="1.0" encoding="utf-8"?>
<Properties xmlns="http://schemas.openxmlformats.org/officeDocument/2006/extended-properties" xmlns:vt="http://schemas.openxmlformats.org/officeDocument/2006/docPropsVTypes">
  <Template>269_New_Template_Normal_Series.dot</Template>
  <TotalTime>1</TotalTime>
  <Pages>40</Pages>
  <Words>6034</Words>
  <Characters>34398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Ingalls</dc:creator>
  <cp:lastModifiedBy>Amey Varangaonkar</cp:lastModifiedBy>
  <cp:revision>2</cp:revision>
  <dcterms:created xsi:type="dcterms:W3CDTF">2015-11-27T05:04:00Z</dcterms:created>
  <dcterms:modified xsi:type="dcterms:W3CDTF">2015-11-27T05:04:00Z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0x010100F28CD1E3B10FD647B2C00F8D5CAE40C5</vt:lpwstr>
  </property>
  <property fmtid="{D5CDD505-2E9C-101B-9397-08002B2CF9AE}" pid="3" name="Days Allocated">
    <vt:r8>1</vt:r8>
  </property>
  <property fmtid="{D5CDD505-2E9C-101B-9397-08002B2CF9AE}" pid="4" name="Taskcompleted">
    <vt:lpwstr>2024-01-19T11:23:06Z</vt:lpwstr>
  </property>
  <property fmtid="{D5CDD505-2E9C-101B-9397-08002B2CF9AE}" pid="5" name="PlagiarismOriginality">
    <vt:r8>1</vt:r8>
  </property>
  <property fmtid="{D5CDD505-2E9C-101B-9397-08002B2CF9AE}" pid="6" name="MediaServiceImageTags">
    <vt:lpwstr/>
  </property>
</Properties>
</file>